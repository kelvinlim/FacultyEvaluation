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2595"/>
        </w:tabs>
        <w:jc w:val="center"/>
        <w:rPr>
          <w:b w:val="1"/>
          <w:bCs w:val="1"/>
          <w:sz w:val="28"/>
          <w:szCs w:val="28"/>
        </w:rPr>
      </w:pPr>
      <w:r w:rsidDel="00000000" w:rsidR="00000000" w:rsidRPr="00000000">
        <w:rPr>
          <w:b w:val="1"/>
          <w:bCs w:val="1"/>
          <w:sz w:val="32"/>
          <w:szCs w:val="32"/>
          <w:rtl w:val="0"/>
        </w:rPr>
        <w:t xml:space="preserve">Faculty Performance Criteria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2847975</wp:posOffset>
            </wp:positionH>
            <wp:positionV relativeFrom="paragraph">
              <wp:posOffset>-495295</wp:posOffset>
            </wp:positionV>
            <wp:extent cx="2105025" cy="342900"/>
            <wp:effectExtent b="0" l="0" r="0" t="0"/>
            <wp:wrapNone/>
            <wp:docPr descr="https://lh3.googleusercontent.com/i5ttgptbBXt3QhnlwwqjMKfeto8oVg-7-qst3TglwuQa6XFdukOSpjjg29uoHeGRyRZ5jZiaIsFHawbuwk39beJ6LE-PySPjf-1fEWYIiHBO_UHlDDQiGE4lL_t-Rh4RhQ" id="7" name="image2.png"/>
            <a:graphic>
              <a:graphicData uri="http://schemas.openxmlformats.org/drawingml/2006/picture">
                <pic:pic>
                  <pic:nvPicPr>
                    <pic:cNvPr descr="https://lh3.googleusercontent.com/i5ttgptbBXt3QhnlwwqjMKfeto8oVg-7-qst3TglwuQa6XFdukOSpjjg29uoHeGRyRZ5jZiaIsFHawbuwk39beJ6LE-PySPjf-1fEWYIiHBO_UHlDDQiGE4lL_t-Rh4RhQ" id="0" name="image2.png"/>
                    <pic:cNvPicPr preferRelativeResize="0"/>
                  </pic:nvPicPr>
                  <pic:blipFill>
                    <a:blip r:embed="rId9"/>
                    <a:srcRect b="0" l="0" r="0" t="0"/>
                    <a:stretch>
                      <a:fillRect/>
                    </a:stretch>
                  </pic:blipFill>
                  <pic:spPr>
                    <a:xfrm>
                      <a:off x="0" y="0"/>
                      <a:ext cx="2105025" cy="342900"/>
                    </a:xfrm>
                    <a:prstGeom prst="rect"/>
                    <a:ln/>
                  </pic:spPr>
                </pic:pic>
              </a:graphicData>
            </a:graphic>
          </wp:anchor>
        </w:drawing>
      </w:r>
    </w:p>
    <w:p w:rsidR="00000000" w:rsidDel="00000000" w:rsidP="00000000" w:rsidRDefault="00000000" w:rsidRPr="00000000" w14:paraId="00000002">
      <w:pPr>
        <w:pageBreakBefore w:val="0"/>
        <w:numPr>
          <w:ilvl w:val="0"/>
          <w:numId w:val="3"/>
        </w:numPr>
        <w:spacing w:after="0" w:lineRule="auto"/>
        <w:ind w:left="720" w:hanging="360"/>
        <w:rPr>
          <w:sz w:val="28"/>
          <w:szCs w:val="28"/>
        </w:rPr>
      </w:pPr>
      <w:bookmarkStart w:colFirst="0" w:colLast="0" w:name="_heading=h.gjdgxs" w:id="0"/>
      <w:bookmarkEnd w:id="0"/>
      <w:r w:rsidDel="00000000" w:rsidR="00000000" w:rsidRPr="00000000">
        <w:rPr>
          <w:sz w:val="28"/>
          <w:szCs w:val="28"/>
          <w:rtl w:val="0"/>
        </w:rPr>
        <w:t xml:space="preserve">These Tables summarize faculty performance criteria for our department in each of the 4 medical school mission areas– </w:t>
      </w:r>
      <w:r w:rsidDel="00000000" w:rsidR="00000000" w:rsidRPr="00000000">
        <w:rPr>
          <w:b w:val="1"/>
          <w:bCs w:val="1"/>
          <w:sz w:val="28"/>
          <w:szCs w:val="28"/>
          <w:rtl w:val="0"/>
        </w:rPr>
        <w:t xml:space="preserve">Clinical</w:t>
      </w:r>
      <w:r w:rsidDel="00000000" w:rsidR="00000000" w:rsidRPr="00000000">
        <w:rPr>
          <w:sz w:val="28"/>
          <w:szCs w:val="28"/>
          <w:rtl w:val="0"/>
        </w:rPr>
        <w:t xml:space="preserve">, </w:t>
      </w:r>
      <w:r w:rsidDel="00000000" w:rsidR="00000000" w:rsidRPr="00000000">
        <w:rPr>
          <w:b w:val="1"/>
          <w:bCs w:val="1"/>
          <w:sz w:val="28"/>
          <w:szCs w:val="28"/>
          <w:rtl w:val="0"/>
        </w:rPr>
        <w:t xml:space="preserve">Education</w:t>
      </w:r>
      <w:r w:rsidDel="00000000" w:rsidR="00000000" w:rsidRPr="00000000">
        <w:rPr>
          <w:sz w:val="28"/>
          <w:szCs w:val="28"/>
          <w:rtl w:val="0"/>
        </w:rPr>
        <w:t xml:space="preserve">, </w:t>
      </w:r>
      <w:r w:rsidDel="00000000" w:rsidR="00000000" w:rsidRPr="00000000">
        <w:rPr>
          <w:b w:val="1"/>
          <w:bCs w:val="1"/>
          <w:sz w:val="28"/>
          <w:szCs w:val="28"/>
          <w:rtl w:val="0"/>
        </w:rPr>
        <w:t xml:space="preserve">Research</w:t>
      </w:r>
      <w:r w:rsidDel="00000000" w:rsidR="00000000" w:rsidRPr="00000000">
        <w:rPr>
          <w:sz w:val="28"/>
          <w:szCs w:val="28"/>
          <w:rtl w:val="0"/>
        </w:rPr>
        <w:t xml:space="preserve">, and </w:t>
      </w:r>
      <w:r w:rsidDel="00000000" w:rsidR="00000000" w:rsidRPr="00000000">
        <w:rPr>
          <w:b w:val="1"/>
          <w:bCs w:val="1"/>
          <w:sz w:val="28"/>
          <w:szCs w:val="28"/>
          <w:rtl w:val="0"/>
        </w:rPr>
        <w:t xml:space="preserve">Community Service</w:t>
      </w:r>
      <w:r w:rsidDel="00000000" w:rsidR="00000000" w:rsidRPr="00000000">
        <w:rPr>
          <w:sz w:val="28"/>
          <w:szCs w:val="28"/>
          <w:rtl w:val="0"/>
        </w:rPr>
        <w:t xml:space="preserve">– as well as performance expectations for each faculty member for a 5th important area of </w:t>
      </w:r>
      <w:r w:rsidDel="00000000" w:rsidR="00000000" w:rsidRPr="00000000">
        <w:rPr>
          <w:b w:val="1"/>
          <w:bCs w:val="1"/>
          <w:sz w:val="28"/>
          <w:szCs w:val="28"/>
          <w:rtl w:val="0"/>
        </w:rPr>
        <w:t xml:space="preserve">Departmental Culture</w:t>
      </w:r>
      <w:r w:rsidDel="00000000" w:rsidR="00000000" w:rsidRPr="00000000">
        <w:rPr>
          <w:sz w:val="28"/>
          <w:szCs w:val="28"/>
          <w:rtl w:val="0"/>
        </w:rPr>
        <w:t xml:space="preserve"> activities. Criteria range from 1- Unsatisfactory to 4- Outstanding.</w:t>
      </w:r>
    </w:p>
    <w:p w:rsidR="00000000" w:rsidDel="00000000" w:rsidP="00000000" w:rsidRDefault="00000000" w:rsidRPr="00000000" w14:paraId="00000003">
      <w:pPr>
        <w:pageBreakBefore w:val="0"/>
        <w:spacing w:after="0" w:lineRule="auto"/>
        <w:ind w:left="720" w:firstLine="0"/>
        <w:rPr>
          <w:sz w:val="28"/>
          <w:szCs w:val="28"/>
        </w:rPr>
      </w:pPr>
      <w:bookmarkStart w:colFirst="0" w:colLast="0" w:name="_heading=h.hiwyzjvniuew" w:id="1"/>
      <w:bookmarkEnd w:id="1"/>
      <w:r w:rsidDel="00000000" w:rsidR="00000000" w:rsidRPr="00000000">
        <w:rPr>
          <w:rtl w:val="0"/>
        </w:rPr>
      </w:r>
    </w:p>
    <w:p w:rsidR="00000000" w:rsidDel="00000000" w:rsidP="00000000" w:rsidRDefault="00000000" w:rsidRPr="00000000" w14:paraId="00000004">
      <w:pPr>
        <w:pageBreakBefore w:val="0"/>
        <w:numPr>
          <w:ilvl w:val="0"/>
          <w:numId w:val="3"/>
        </w:numPr>
        <w:spacing w:after="0" w:lineRule="auto"/>
        <w:ind w:left="720" w:hanging="360"/>
        <w:rPr>
          <w:sz w:val="28"/>
          <w:szCs w:val="28"/>
        </w:rPr>
      </w:pPr>
      <w:bookmarkStart w:colFirst="0" w:colLast="0" w:name="_heading=h.30j0zll" w:id="2"/>
      <w:bookmarkEnd w:id="2"/>
      <w:r w:rsidDel="00000000" w:rsidR="00000000" w:rsidRPr="00000000">
        <w:rPr>
          <w:sz w:val="28"/>
          <w:szCs w:val="28"/>
          <w:rtl w:val="0"/>
        </w:rPr>
        <w:t xml:space="preserve">These performance criteria help to determine whether you are meeting expectations for how your effort is allocated and compensated (in terms of cFTE and aFTE as well as compensation and incentives) and to set expectations for the coming year. They also provide guideposts as to whether you are meeting criteria for promotion to the Associate or Full Professor level in your specific faculty track.  </w:t>
      </w:r>
      <w:r w:rsidDel="00000000" w:rsidR="00000000" w:rsidRPr="00000000">
        <w:rPr>
          <w:sz w:val="28"/>
          <w:szCs w:val="28"/>
          <w:u w:val="single"/>
          <w:rtl w:val="0"/>
        </w:rPr>
        <w:t xml:space="preserve">(</w:t>
      </w:r>
      <w:hyperlink r:id="rId10">
        <w:r w:rsidDel="00000000" w:rsidR="00000000" w:rsidRPr="00000000">
          <w:rPr>
            <w:color w:val="1155cc"/>
            <w:sz w:val="28"/>
            <w:szCs w:val="28"/>
            <w:u w:val="single"/>
            <w:rtl w:val="0"/>
          </w:rPr>
          <w:t xml:space="preserve">See </w:t>
        </w:r>
      </w:hyperlink>
      <w:hyperlink r:id="rId11">
        <w:r w:rsidDel="00000000" w:rsidR="00000000" w:rsidRPr="00000000">
          <w:rPr>
            <w:i w:val="1"/>
            <w:iCs w:val="1"/>
            <w:color w:val="1155cc"/>
            <w:sz w:val="28"/>
            <w:szCs w:val="28"/>
            <w:u w:val="single"/>
            <w:rtl w:val="0"/>
          </w:rPr>
          <w:t xml:space="preserve">The Difference Between Promotion Criteria vs. Compensation Criteria</w:t>
        </w:r>
      </w:hyperlink>
      <w:r w:rsidDel="00000000" w:rsidR="00000000" w:rsidRPr="00000000">
        <w:rPr>
          <w:sz w:val="28"/>
          <w:szCs w:val="28"/>
          <w:u w:val="single"/>
          <w:rtl w:val="0"/>
        </w:rPr>
        <w:t xml:space="preserve">).</w:t>
      </w:r>
      <w:r w:rsidDel="00000000" w:rsidR="00000000" w:rsidRPr="00000000">
        <w:rPr>
          <w:rtl w:val="0"/>
        </w:rPr>
      </w:r>
    </w:p>
    <w:p w:rsidR="00000000" w:rsidDel="00000000" w:rsidP="00000000" w:rsidRDefault="00000000" w:rsidRPr="00000000" w14:paraId="00000005">
      <w:pPr>
        <w:pageBreakBefore w:val="0"/>
        <w:spacing w:after="0" w:lineRule="auto"/>
        <w:ind w:left="720" w:firstLine="0"/>
        <w:rPr>
          <w:sz w:val="28"/>
          <w:szCs w:val="28"/>
          <w:u w:val="single"/>
        </w:rPr>
      </w:pPr>
      <w:bookmarkStart w:colFirst="0" w:colLast="0" w:name="_heading=h.tbhu2t2ox7g1" w:id="3"/>
      <w:bookmarkEnd w:id="3"/>
      <w:r w:rsidDel="00000000" w:rsidR="00000000" w:rsidRPr="00000000">
        <w:rPr>
          <w:rtl w:val="0"/>
        </w:rPr>
      </w:r>
    </w:p>
    <w:p w:rsidR="00000000" w:rsidDel="00000000" w:rsidP="00000000" w:rsidRDefault="00000000" w:rsidRPr="00000000" w14:paraId="00000006">
      <w:pPr>
        <w:pageBreakBefore w:val="0"/>
        <w:numPr>
          <w:ilvl w:val="0"/>
          <w:numId w:val="3"/>
        </w:numPr>
        <w:spacing w:after="0" w:lineRule="auto"/>
        <w:ind w:left="720" w:hanging="360"/>
        <w:rPr>
          <w:sz w:val="28"/>
          <w:szCs w:val="28"/>
        </w:rPr>
      </w:pPr>
      <w:bookmarkStart w:colFirst="0" w:colLast="0" w:name="_heading=h.1fob9te" w:id="4"/>
      <w:bookmarkEnd w:id="4"/>
      <w:r w:rsidDel="00000000" w:rsidR="00000000" w:rsidRPr="00000000">
        <w:rPr>
          <w:b w:val="1"/>
          <w:bCs w:val="1"/>
          <w:sz w:val="28"/>
          <w:szCs w:val="28"/>
          <w:highlight w:val="white"/>
          <w:rtl w:val="0"/>
        </w:rPr>
        <w:t xml:space="preserve">ALL faculty members </w:t>
      </w:r>
      <w:r w:rsidDel="00000000" w:rsidR="00000000" w:rsidRPr="00000000">
        <w:rPr>
          <w:b w:val="1"/>
          <w:bCs w:val="1"/>
          <w:sz w:val="28"/>
          <w:szCs w:val="28"/>
          <w:rtl w:val="0"/>
        </w:rPr>
        <w:t xml:space="preserve">are expected to meet at least a 2 (Low Satisfactory) in Community Service and a 3 (High Satisfactory) in Departmental Culture</w:t>
      </w:r>
      <w:r w:rsidDel="00000000" w:rsidR="00000000" w:rsidRPr="00000000">
        <w:rPr>
          <w:sz w:val="28"/>
          <w:szCs w:val="28"/>
          <w:rtl w:val="0"/>
        </w:rPr>
        <w:t xml:space="preserve">.  These activities– which are the foundation of how we serve Minnesota and succeed as a department–  justify the allocation of 0.05 aFTE to every faculty member.</w:t>
      </w:r>
    </w:p>
    <w:p w:rsidR="00000000" w:rsidDel="00000000" w:rsidP="00000000" w:rsidRDefault="00000000" w:rsidRPr="00000000" w14:paraId="00000007">
      <w:pPr>
        <w:pageBreakBefore w:val="0"/>
        <w:spacing w:after="0" w:lineRule="auto"/>
        <w:rPr>
          <w:sz w:val="28"/>
          <w:szCs w:val="28"/>
        </w:rPr>
      </w:pPr>
      <w:bookmarkStart w:colFirst="0" w:colLast="0" w:name="_heading=h.wtfccqqg44gw" w:id="5"/>
      <w:bookmarkEnd w:id="5"/>
      <w:r w:rsidDel="00000000" w:rsidR="00000000" w:rsidRPr="00000000">
        <w:rPr>
          <w:rtl w:val="0"/>
        </w:rPr>
      </w:r>
    </w:p>
    <w:p w:rsidR="00000000" w:rsidDel="00000000" w:rsidP="00000000" w:rsidRDefault="00000000" w:rsidRPr="00000000" w14:paraId="00000008">
      <w:pPr>
        <w:pageBreakBefore w:val="0"/>
        <w:numPr>
          <w:ilvl w:val="0"/>
          <w:numId w:val="3"/>
        </w:numPr>
        <w:spacing w:after="0" w:lineRule="auto"/>
        <w:ind w:left="720" w:hanging="360"/>
        <w:rPr>
          <w:sz w:val="28"/>
          <w:szCs w:val="28"/>
          <w:u w:val="none"/>
        </w:rPr>
      </w:pPr>
      <w:bookmarkStart w:colFirst="0" w:colLast="0" w:name="_heading=h.ls5fehsb4ms3" w:id="6"/>
      <w:bookmarkEnd w:id="6"/>
      <w:r w:rsidDel="00000000" w:rsidR="00000000" w:rsidRPr="00000000">
        <w:rPr>
          <w:sz w:val="28"/>
          <w:szCs w:val="28"/>
          <w:rtl w:val="0"/>
        </w:rPr>
        <w:t xml:space="preserve">The flowchart below shows additional specific performance criteria by faculty track and role.</w:t>
      </w:r>
      <w:r w:rsidDel="00000000" w:rsidR="00000000" w:rsidRPr="00000000">
        <w:rPr>
          <w:rtl w:val="0"/>
        </w:rPr>
      </w:r>
    </w:p>
    <w:p w:rsidR="00000000" w:rsidDel="00000000" w:rsidP="00000000" w:rsidRDefault="00000000" w:rsidRPr="00000000" w14:paraId="00000009">
      <w:pPr>
        <w:pageBreakBefore w:val="0"/>
        <w:spacing w:after="0" w:lineRule="auto"/>
        <w:ind w:left="720" w:firstLine="0"/>
        <w:rPr>
          <w:sz w:val="28"/>
          <w:szCs w:val="28"/>
        </w:rPr>
      </w:pPr>
      <w:bookmarkStart w:colFirst="0" w:colLast="0" w:name="_heading=h.7ttm4hew56c" w:id="7"/>
      <w:bookmarkEnd w:id="7"/>
      <w:r w:rsidDel="00000000" w:rsidR="00000000" w:rsidRPr="00000000">
        <w:rPr>
          <w:rtl w:val="0"/>
        </w:rPr>
      </w:r>
    </w:p>
    <w:p w:rsidR="00000000" w:rsidDel="00000000" w:rsidP="00000000" w:rsidRDefault="00000000" w:rsidRPr="00000000" w14:paraId="0000000A">
      <w:pPr>
        <w:numPr>
          <w:ilvl w:val="0"/>
          <w:numId w:val="3"/>
        </w:numPr>
        <w:spacing w:after="0" w:lineRule="auto"/>
        <w:ind w:left="720" w:hanging="360"/>
        <w:rPr>
          <w:sz w:val="28"/>
          <w:szCs w:val="28"/>
        </w:rPr>
      </w:pPr>
      <w:bookmarkStart w:colFirst="0" w:colLast="0" w:name="_heading=h.oeeo4rob8i2z" w:id="8"/>
      <w:bookmarkEnd w:id="8"/>
      <w:r w:rsidDel="00000000" w:rsidR="00000000" w:rsidRPr="00000000">
        <w:rPr>
          <w:sz w:val="28"/>
          <w:szCs w:val="28"/>
          <w:highlight w:val="white"/>
          <w:rtl w:val="0"/>
        </w:rPr>
        <w:t xml:space="preserve">For promotion,</w:t>
      </w:r>
      <w:r w:rsidDel="00000000" w:rsidR="00000000" w:rsidRPr="00000000">
        <w:rPr>
          <w:sz w:val="28"/>
          <w:szCs w:val="28"/>
          <w:rtl w:val="0"/>
        </w:rPr>
        <w:t xml:space="preserve"> please pay particular attention to items that are listed in bold. Briefly, for promotion, </w:t>
      </w:r>
      <w:r w:rsidDel="00000000" w:rsidR="00000000" w:rsidRPr="00000000">
        <w:rPr>
          <w:b w:val="1"/>
          <w:bCs w:val="1"/>
          <w:sz w:val="28"/>
          <w:szCs w:val="28"/>
          <w:highlight w:val="white"/>
          <w:rtl w:val="0"/>
        </w:rPr>
        <w:t xml:space="preserve">faculty members who are in the Clinician track and the Academic Tracks are expected to achieve mostly 4s (and bolded items) in their chosen domain.</w:t>
      </w:r>
      <w:r w:rsidDel="00000000" w:rsidR="00000000" w:rsidRPr="00000000">
        <w:rPr>
          <w:sz w:val="28"/>
          <w:szCs w:val="28"/>
          <w:highlight w:val="white"/>
          <w:rtl w:val="0"/>
        </w:rPr>
        <w:t xml:space="preserve"> </w:t>
      </w:r>
      <w:r w:rsidDel="00000000" w:rsidR="00000000" w:rsidRPr="00000000">
        <w:rPr>
          <w:sz w:val="28"/>
          <w:szCs w:val="28"/>
          <w:rtl w:val="0"/>
        </w:rPr>
        <w:t xml:space="preserve">Faculty in the Academic Tracks must also publish one peer-reviewed paper as first or last author per year.</w:t>
      </w:r>
    </w:p>
    <w:p w:rsidR="00000000" w:rsidDel="00000000" w:rsidP="00000000" w:rsidRDefault="00000000" w:rsidRPr="00000000" w14:paraId="0000000B">
      <w:pPr>
        <w:pageBreakBefore w:val="0"/>
        <w:spacing w:after="0" w:lineRule="auto"/>
        <w:ind w:left="720" w:firstLine="0"/>
        <w:rPr>
          <w:sz w:val="28"/>
          <w:szCs w:val="28"/>
        </w:rPr>
      </w:pPr>
      <w:bookmarkStart w:colFirst="0" w:colLast="0" w:name="_heading=h.40tfvqq18t7u" w:id="9"/>
      <w:bookmarkEnd w:id="9"/>
      <w:r w:rsidDel="00000000" w:rsidR="00000000" w:rsidRPr="00000000">
        <w:rPr>
          <w:rtl w:val="0"/>
        </w:rPr>
      </w:r>
    </w:p>
    <w:p w:rsidR="00000000" w:rsidDel="00000000" w:rsidP="00000000" w:rsidRDefault="00000000" w:rsidRPr="00000000" w14:paraId="0000000C">
      <w:pPr>
        <w:pageBreakBefore w:val="0"/>
        <w:spacing w:after="0" w:lineRule="auto"/>
        <w:ind w:left="720" w:firstLine="0"/>
        <w:rPr>
          <w:sz w:val="28"/>
          <w:szCs w:val="28"/>
        </w:rPr>
      </w:pPr>
      <w:bookmarkStart w:colFirst="0" w:colLast="0" w:name="_heading=h.h3sz7gbcn3uv" w:id="10"/>
      <w:bookmarkEnd w:id="10"/>
      <w:r w:rsidDel="00000000" w:rsidR="00000000" w:rsidRPr="00000000">
        <w:rPr>
          <w:rtl w:val="0"/>
        </w:rPr>
      </w:r>
    </w:p>
    <w:p w:rsidR="00000000" w:rsidDel="00000000" w:rsidP="00000000" w:rsidRDefault="00000000" w:rsidRPr="00000000" w14:paraId="0000000D">
      <w:pPr>
        <w:pageBreakBefore w:val="0"/>
        <w:spacing w:after="0" w:lineRule="auto"/>
        <w:ind w:left="720" w:firstLine="0"/>
        <w:rPr>
          <w:sz w:val="28"/>
          <w:szCs w:val="28"/>
        </w:rPr>
      </w:pPr>
      <w:r w:rsidDel="00000000" w:rsidR="00000000" w:rsidRPr="00000000">
        <w:rPr>
          <w:rtl w:val="0"/>
        </w:rPr>
      </w:r>
    </w:p>
    <w:p w:rsidR="00000000" w:rsidDel="00000000" w:rsidP="00000000" w:rsidRDefault="00000000" w:rsidRPr="00000000" w14:paraId="0000000E">
      <w:pPr>
        <w:pageBreakBefore w:val="0"/>
        <w:spacing w:after="0" w:lineRule="auto"/>
        <w:ind w:left="720" w:firstLine="0"/>
        <w:rPr>
          <w:b w:val="1"/>
          <w:bCs w:val="1"/>
          <w:sz w:val="28"/>
          <w:szCs w:val="28"/>
        </w:rPr>
      </w:pPr>
      <w:bookmarkStart w:colFirst="0" w:colLast="0" w:name="_heading=h.17dp8vu" w:id="11"/>
      <w:bookmarkEnd w:id="11"/>
      <w:r w:rsidDel="00000000" w:rsidR="00000000" w:rsidRPr="00000000">
        <w:rPr>
          <w:b w:val="1"/>
          <w:bCs w:val="1"/>
          <w:sz w:val="28"/>
          <w:szCs w:val="28"/>
        </w:rPr>
        <w:drawing>
          <wp:inline distB="114300" distT="114300" distL="114300" distR="114300">
            <wp:extent cx="8229600" cy="4572000"/>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82296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ageBreakBefore w:val="0"/>
        <w:tabs>
          <w:tab w:val="left" w:leader="none" w:pos="2595"/>
        </w:tabs>
        <w:jc w:val="center"/>
        <w:rPr>
          <w:rFonts w:ascii="Arial Narrow" w:cs="Arial Narrow" w:eastAsia="Arial Narrow" w:hAnsi="Arial Narrow"/>
          <w:b w:val="1"/>
          <w:bCs w:val="1"/>
          <w:sz w:val="28"/>
          <w:szCs w:val="28"/>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r>
    </w:p>
    <w:tbl>
      <w:tblPr>
        <w:tblStyle w:val="Table1"/>
        <w:tblW w:w="15030.0" w:type="dxa"/>
        <w:jc w:val="left"/>
        <w:tblInd w:w="-10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75"/>
        <w:gridCol w:w="2730"/>
        <w:gridCol w:w="2685"/>
        <w:gridCol w:w="2940"/>
        <w:gridCol w:w="3900"/>
        <w:tblGridChange w:id="0">
          <w:tblGrid>
            <w:gridCol w:w="2775"/>
            <w:gridCol w:w="2730"/>
            <w:gridCol w:w="2685"/>
            <w:gridCol w:w="2940"/>
            <w:gridCol w:w="3900"/>
          </w:tblGrid>
        </w:tblGridChange>
      </w:tblGrid>
      <w:tr>
        <w:trPr>
          <w:cantSplit w:val="0"/>
          <w:trHeight w:val="9690" w:hRule="atLeast"/>
          <w:tblHeader w:val="0"/>
        </w:trPr>
        <w:tc>
          <w:tcPr>
            <w:tcBorders>
              <w:top w:color="000000" w:space="0" w:sz="4" w:val="single"/>
            </w:tcBorders>
            <w:shd w:fill="eba8f6" w:val="clear"/>
            <w:vAlign w:val="center"/>
          </w:tcPr>
          <w:p w:rsidR="00000000" w:rsidDel="00000000" w:rsidP="00000000" w:rsidRDefault="00000000" w:rsidRPr="00000000" w14:paraId="00000011">
            <w:pPr>
              <w:rPr>
                <w:sz w:val="26"/>
                <w:szCs w:val="26"/>
              </w:rPr>
            </w:pPr>
            <w:r w:rsidDel="00000000" w:rsidR="00000000" w:rsidRPr="00000000">
              <w:rPr>
                <w:b w:val="1"/>
                <w:bCs w:val="1"/>
                <w:sz w:val="26"/>
                <w:szCs w:val="26"/>
                <w:u w:val="single"/>
                <w:rtl w:val="0"/>
              </w:rPr>
              <w:t xml:space="preserve">CLINICAL PERFORMANCE CRITERIA</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ind w:left="360" w:firstLine="0"/>
              <w:rPr>
                <w:sz w:val="18"/>
                <w:szCs w:val="18"/>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rPr/>
            </w:pPr>
            <w:r w:rsidDel="00000000" w:rsidR="00000000" w:rsidRPr="00000000">
              <w:rPr>
                <w:rtl w:val="0"/>
              </w:rPr>
              <w:t xml:space="preserve">ALL FACULTY WITH cFTE ARE EXPECTED TO AT LEAST MEET 2 (Low Satisfactory)</w:t>
            </w:r>
          </w:p>
          <w:p w:rsidR="00000000" w:rsidDel="00000000" w:rsidP="00000000" w:rsidRDefault="00000000" w:rsidRPr="00000000" w14:paraId="00000014">
            <w:pPr>
              <w:pBdr>
                <w:top w:space="0" w:sz="0" w:val="nil"/>
                <w:left w:space="0" w:sz="0" w:val="nil"/>
                <w:bottom w:space="0" w:sz="0" w:val="nil"/>
                <w:right w:space="0" w:sz="0" w:val="nil"/>
                <w:between w:space="0" w:sz="0" w:val="nil"/>
              </w:pBdr>
              <w:rPr/>
            </w:pPr>
            <w:r w:rsidDel="00000000" w:rsidR="00000000" w:rsidRPr="00000000">
              <w:rPr>
                <w:rtl w:val="0"/>
              </w:rPr>
              <w:t xml:space="preserve">FACULTY IN THE CLINICIAN TRACK SHOULD MEET MOSTLY 3s</w:t>
            </w:r>
          </w:p>
          <w:p w:rsidR="00000000" w:rsidDel="00000000" w:rsidP="00000000" w:rsidRDefault="00000000" w:rsidRPr="00000000" w14:paraId="00000015">
            <w:pPr>
              <w:pBdr>
                <w:top w:space="0" w:sz="0" w:val="nil"/>
                <w:left w:space="0" w:sz="0" w:val="nil"/>
                <w:bottom w:space="0" w:sz="0" w:val="nil"/>
                <w:right w:space="0" w:sz="0" w:val="nil"/>
                <w:between w:space="0" w:sz="0" w:val="nil"/>
              </w:pBdr>
              <w:rPr/>
            </w:pPr>
            <w:r w:rsidDel="00000000" w:rsidR="00000000" w:rsidRPr="00000000">
              <w:rPr>
                <w:rtl w:val="0"/>
              </w:rPr>
              <w:t xml:space="preserve">FACULTY SEEKING PROMOTION IN </w:t>
            </w:r>
            <w:r w:rsidDel="00000000" w:rsidR="00000000" w:rsidRPr="00000000">
              <w:rPr>
                <w:b w:val="1"/>
                <w:bCs w:val="1"/>
                <w:i w:val="1"/>
                <w:iCs w:val="1"/>
                <w:rtl w:val="0"/>
              </w:rPr>
              <w:t xml:space="preserve"> CLINICIAN TRACK</w:t>
            </w:r>
            <w:r w:rsidDel="00000000" w:rsidR="00000000" w:rsidRPr="00000000">
              <w:rPr>
                <w:rtl w:val="0"/>
              </w:rPr>
              <w:t xml:space="preserve"> OR </w:t>
            </w:r>
            <w:r w:rsidDel="00000000" w:rsidR="00000000" w:rsidRPr="00000000">
              <w:rPr>
                <w:b w:val="1"/>
                <w:bCs w:val="1"/>
                <w:i w:val="1"/>
                <w:iCs w:val="1"/>
                <w:rtl w:val="0"/>
              </w:rPr>
              <w:t xml:space="preserve">ACADEMIC TRACK, CLINICAL FOCUS</w:t>
            </w:r>
            <w:r w:rsidDel="00000000" w:rsidR="00000000" w:rsidRPr="00000000">
              <w:rPr>
                <w:rtl w:val="0"/>
              </w:rPr>
              <w:t xml:space="preserve"> MUST MEET AT LEAST  2 OF THE 4 BOLDED CRITERIA.</w:t>
            </w:r>
          </w:p>
          <w:p w:rsidR="00000000" w:rsidDel="00000000" w:rsidP="00000000" w:rsidRDefault="00000000" w:rsidRPr="00000000" w14:paraId="00000016">
            <w:pPr>
              <w:pBdr>
                <w:top w:space="0" w:sz="0" w:val="nil"/>
                <w:left w:space="0" w:sz="0" w:val="nil"/>
                <w:bottom w:space="0" w:sz="0" w:val="nil"/>
                <w:right w:space="0" w:sz="0" w:val="nil"/>
                <w:between w:space="0" w:sz="0" w:val="nil"/>
              </w:pBdr>
              <w:rPr/>
            </w:pPr>
            <w:r w:rsidDel="00000000" w:rsidR="00000000" w:rsidRPr="00000000">
              <w:rPr>
                <w:rtl w:val="0"/>
              </w:rPr>
              <w:t xml:space="preserve">FACULTY SEEKING PROMOTION IN </w:t>
            </w:r>
            <w:r w:rsidDel="00000000" w:rsidR="00000000" w:rsidRPr="00000000">
              <w:rPr>
                <w:b w:val="1"/>
                <w:bCs w:val="1"/>
                <w:i w:val="1"/>
                <w:iCs w:val="1"/>
                <w:rtl w:val="0"/>
              </w:rPr>
              <w:t xml:space="preserve">ACADEMIC TRACK, CLINICAL FOCUS </w:t>
            </w:r>
            <w:r w:rsidDel="00000000" w:rsidR="00000000" w:rsidRPr="00000000">
              <w:rPr>
                <w:rtl w:val="0"/>
              </w:rPr>
              <w:t xml:space="preserve">MUST HAVE AT LEAST ONE SCHOLARLY PEER-REVIEWED PUBLICATION PER YEAR AS FIRST OR SENIOR AUTHOR.</w:t>
            </w:r>
          </w:p>
          <w:p w:rsidR="00000000" w:rsidDel="00000000" w:rsidP="00000000" w:rsidRDefault="00000000" w:rsidRPr="00000000" w14:paraId="00000017">
            <w:pPr>
              <w:rPr>
                <w:sz w:val="16"/>
                <w:szCs w:val="16"/>
              </w:rPr>
            </w:pPr>
            <w:r w:rsidDel="00000000" w:rsidR="00000000" w:rsidRPr="00000000">
              <w:rPr>
                <w:rtl w:val="0"/>
              </w:rPr>
            </w:r>
          </w:p>
          <w:p w:rsidR="00000000" w:rsidDel="00000000" w:rsidP="00000000" w:rsidRDefault="00000000" w:rsidRPr="00000000" w14:paraId="00000018">
            <w:pPr>
              <w:spacing w:after="0" w:line="240" w:lineRule="auto"/>
              <w:ind w:left="360" w:firstLine="0"/>
              <w:rPr>
                <w:i w:val="1"/>
                <w:iCs w:val="1"/>
                <w:sz w:val="16"/>
                <w:szCs w:val="16"/>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rPr>
                <w:sz w:val="18"/>
                <w:szCs w:val="18"/>
              </w:rPr>
            </w:pPr>
            <w:r w:rsidDel="00000000" w:rsidR="00000000" w:rsidRPr="00000000">
              <w:rPr>
                <w:rtl w:val="0"/>
              </w:rPr>
            </w:r>
          </w:p>
        </w:tc>
        <w:tc>
          <w:tcPr>
            <w:tcBorders>
              <w:top w:color="000000" w:space="0" w:sz="4" w:val="single"/>
            </w:tcBorders>
          </w:tcPr>
          <w:p w:rsidR="00000000" w:rsidDel="00000000" w:rsidP="00000000" w:rsidRDefault="00000000" w:rsidRPr="00000000" w14:paraId="0000001A">
            <w:pPr>
              <w:spacing w:after="0" w:line="240" w:lineRule="auto"/>
              <w:ind w:left="360" w:firstLine="0"/>
              <w:rPr>
                <w:rFonts w:ascii="Arial Narrow" w:cs="Arial Narrow" w:eastAsia="Arial Narrow" w:hAnsi="Arial Narrow"/>
                <w:b w:val="1"/>
                <w:bCs w:val="1"/>
                <w:sz w:val="26"/>
                <w:szCs w:val="26"/>
              </w:rPr>
            </w:pPr>
            <w:r w:rsidDel="00000000" w:rsidR="00000000" w:rsidRPr="00000000">
              <w:rPr>
                <w:rFonts w:ascii="Arial Narrow" w:cs="Arial Narrow" w:eastAsia="Arial Narrow" w:hAnsi="Arial Narrow"/>
                <w:b w:val="1"/>
                <w:bCs w:val="1"/>
                <w:sz w:val="26"/>
                <w:szCs w:val="26"/>
                <w:rtl w:val="0"/>
              </w:rPr>
              <w:t xml:space="preserve">1- Unsatisfactory</w:t>
            </w:r>
          </w:p>
          <w:p w:rsidR="00000000" w:rsidDel="00000000" w:rsidP="00000000" w:rsidRDefault="00000000" w:rsidRPr="00000000" w14:paraId="0000001B">
            <w:pPr>
              <w:spacing w:after="0" w:line="240" w:lineRule="auto"/>
              <w:ind w:left="360" w:firstLine="0"/>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1C">
            <w:pPr>
              <w:numPr>
                <w:ilvl w:val="0"/>
                <w:numId w:val="8"/>
              </w:numPr>
              <w:spacing w:after="0" w:line="240" w:lineRule="auto"/>
              <w:ind w:left="360" w:hanging="360"/>
              <w:rPr/>
            </w:pPr>
            <w:r w:rsidDel="00000000" w:rsidR="00000000" w:rsidRPr="00000000">
              <w:rPr>
                <w:rFonts w:ascii="Arial Narrow" w:cs="Arial Narrow" w:eastAsia="Arial Narrow" w:hAnsi="Arial Narrow"/>
                <w:rtl w:val="0"/>
              </w:rPr>
              <w:t xml:space="preserve">wRVU productivity is 90% of benchmark or less</w:t>
            </w:r>
            <w:r w:rsidDel="00000000" w:rsidR="00000000" w:rsidRPr="00000000">
              <w:rPr>
                <w:rtl w:val="0"/>
              </w:rPr>
            </w:r>
          </w:p>
          <w:p w:rsidR="00000000" w:rsidDel="00000000" w:rsidP="00000000" w:rsidRDefault="00000000" w:rsidRPr="00000000" w14:paraId="0000001D">
            <w:pPr>
              <w:numPr>
                <w:ilvl w:val="0"/>
                <w:numId w:val="8"/>
              </w:numPr>
              <w:spacing w:after="0" w:line="240" w:lineRule="auto"/>
              <w:ind w:left="36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Scheduling template is &lt; 80% utilization</w:t>
            </w:r>
            <w:r w:rsidDel="00000000" w:rsidR="00000000" w:rsidRPr="00000000">
              <w:rPr>
                <w:rtl w:val="0"/>
              </w:rPr>
            </w:r>
          </w:p>
          <w:p w:rsidR="00000000" w:rsidDel="00000000" w:rsidP="00000000" w:rsidRDefault="00000000" w:rsidRPr="00000000" w14:paraId="0000001E">
            <w:pPr>
              <w:numPr>
                <w:ilvl w:val="0"/>
                <w:numId w:val="8"/>
              </w:numPr>
              <w:spacing w:after="0" w:line="240" w:lineRule="auto"/>
              <w:ind w:left="3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Unavailable for assigned clinical duties; frequently cancels clinic or does not meet expected days/assigned hours of clinical responsibilities</w:t>
            </w:r>
          </w:p>
          <w:p w:rsidR="00000000" w:rsidDel="00000000" w:rsidP="00000000" w:rsidRDefault="00000000" w:rsidRPr="00000000" w14:paraId="0000001F">
            <w:pPr>
              <w:numPr>
                <w:ilvl w:val="0"/>
                <w:numId w:val="8"/>
              </w:numPr>
              <w:spacing w:after="0" w:line="240" w:lineRule="auto"/>
              <w:ind w:left="360" w:hanging="360"/>
              <w:rPr/>
            </w:pPr>
            <w:r w:rsidDel="00000000" w:rsidR="00000000" w:rsidRPr="00000000">
              <w:rPr>
                <w:rFonts w:ascii="Arial Narrow" w:cs="Arial Narrow" w:eastAsia="Arial Narrow" w:hAnsi="Arial Narrow"/>
                <w:rtl w:val="0"/>
              </w:rPr>
              <w:t xml:space="preserve">Documentation is consistently late and/or incomplete, or requires multiple prompts to complete</w:t>
            </w:r>
            <w:r w:rsidDel="00000000" w:rsidR="00000000" w:rsidRPr="00000000">
              <w:rPr>
                <w:rtl w:val="0"/>
              </w:rPr>
            </w:r>
          </w:p>
          <w:p w:rsidR="00000000" w:rsidDel="00000000" w:rsidP="00000000" w:rsidRDefault="00000000" w:rsidRPr="00000000" w14:paraId="00000020">
            <w:pPr>
              <w:numPr>
                <w:ilvl w:val="0"/>
                <w:numId w:val="8"/>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Does not remain current in knowledge </w:t>
            </w:r>
            <w:r w:rsidDel="00000000" w:rsidR="00000000" w:rsidRPr="00000000">
              <w:rPr>
                <w:rFonts w:ascii="Arial Narrow" w:cs="Arial Narrow" w:eastAsia="Arial Narrow" w:hAnsi="Arial Narrow"/>
                <w:rtl w:val="0"/>
              </w:rPr>
              <w:t xml:space="preserve">or </w:t>
            </w:r>
            <w:r w:rsidDel="00000000" w:rsidR="00000000" w:rsidRPr="00000000">
              <w:rPr>
                <w:rFonts w:ascii="Arial Narrow" w:cs="Arial Narrow" w:eastAsia="Arial Narrow" w:hAnsi="Arial Narrow"/>
                <w:color w:val="000000"/>
                <w:rtl w:val="0"/>
              </w:rPr>
              <w:t xml:space="preserve">skills</w:t>
            </w:r>
            <w:r w:rsidDel="00000000" w:rsidR="00000000" w:rsidRPr="00000000">
              <w:rPr>
                <w:rFonts w:ascii="Arial Narrow" w:cs="Arial Narrow" w:eastAsia="Arial Narrow" w:hAnsi="Arial Narrow"/>
                <w:rtl w:val="0"/>
              </w:rPr>
              <w:t xml:space="preserve">; clinical work does not meet community standards </w:t>
            </w:r>
            <w:r w:rsidDel="00000000" w:rsidR="00000000" w:rsidRPr="00000000">
              <w:rPr>
                <w:rtl w:val="0"/>
              </w:rPr>
            </w:r>
          </w:p>
          <w:p w:rsidR="00000000" w:rsidDel="00000000" w:rsidP="00000000" w:rsidRDefault="00000000" w:rsidRPr="00000000" w14:paraId="00000021">
            <w:pPr>
              <w:numPr>
                <w:ilvl w:val="0"/>
                <w:numId w:val="8"/>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Disrespectful to patients and/or clinic staff</w:t>
            </w:r>
          </w:p>
          <w:p w:rsidR="00000000" w:rsidDel="00000000" w:rsidP="00000000" w:rsidRDefault="00000000" w:rsidRPr="00000000" w14:paraId="00000022">
            <w:pPr>
              <w:numPr>
                <w:ilvl w:val="0"/>
                <w:numId w:val="8"/>
              </w:numPr>
              <w:spacing w:after="0" w:line="240" w:lineRule="auto"/>
              <w:ind w:left="3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Patient satisfaction surveys, when available, show consistently low rankings</w:t>
            </w:r>
          </w:p>
          <w:p w:rsidR="00000000" w:rsidDel="00000000" w:rsidP="00000000" w:rsidRDefault="00000000" w:rsidRPr="00000000" w14:paraId="00000023">
            <w:pPr>
              <w:pBdr>
                <w:top w:space="0" w:sz="0" w:val="nil"/>
                <w:left w:space="0" w:sz="0" w:val="nil"/>
                <w:bottom w:space="0" w:sz="0" w:val="nil"/>
                <w:right w:space="0" w:sz="0" w:val="nil"/>
                <w:between w:space="0" w:sz="0" w:val="nil"/>
              </w:pBdr>
              <w:ind w:left="360" w:firstLine="0"/>
              <w:rPr>
                <w:rFonts w:ascii="Arial Narrow" w:cs="Arial Narrow" w:eastAsia="Arial Narrow" w:hAnsi="Arial Narrow"/>
                <w:color w:val="000000"/>
                <w:sz w:val="20"/>
                <w:szCs w:val="20"/>
              </w:rPr>
            </w:pPr>
            <w:r w:rsidDel="00000000" w:rsidR="00000000" w:rsidRPr="00000000">
              <w:rPr>
                <w:rtl w:val="0"/>
              </w:rPr>
            </w:r>
          </w:p>
        </w:tc>
        <w:tc>
          <w:tcPr>
            <w:tcBorders>
              <w:top w:color="000000" w:space="0" w:sz="4" w:val="single"/>
            </w:tcBorders>
          </w:tcPr>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240" w:lineRule="auto"/>
              <w:ind w:left="360" w:firstLine="0"/>
              <w:rPr>
                <w:b w:val="1"/>
                <w:bCs w:val="1"/>
              </w:rPr>
            </w:pPr>
            <w:r w:rsidDel="00000000" w:rsidR="00000000" w:rsidRPr="00000000">
              <w:rPr>
                <w:b w:val="1"/>
                <w:bCs w:val="1"/>
                <w:sz w:val="26"/>
                <w:szCs w:val="26"/>
                <w:rtl w:val="0"/>
              </w:rPr>
              <w:t xml:space="preserve">2- Low Satisfactory</w:t>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240" w:lineRule="auto"/>
              <w:ind w:left="360" w:firstLine="0"/>
              <w:rPr/>
            </w:pPr>
            <w:r w:rsidDel="00000000" w:rsidR="00000000" w:rsidRPr="00000000">
              <w:rPr>
                <w:rtl w:val="0"/>
              </w:rPr>
            </w:r>
          </w:p>
          <w:p w:rsidR="00000000" w:rsidDel="00000000" w:rsidP="00000000" w:rsidRDefault="00000000" w:rsidRPr="00000000" w14:paraId="00000026">
            <w:pPr>
              <w:numPr>
                <w:ilvl w:val="0"/>
                <w:numId w:val="11"/>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rFonts w:ascii="Arial Narrow" w:cs="Arial Narrow" w:eastAsia="Arial Narrow" w:hAnsi="Arial Narrow"/>
                <w:rtl w:val="0"/>
              </w:rPr>
              <w:t xml:space="preserve">wRVU productivity is 100% of benchmark</w:t>
            </w:r>
            <w:r w:rsidDel="00000000" w:rsidR="00000000" w:rsidRPr="00000000">
              <w:rPr>
                <w:rtl w:val="0"/>
              </w:rPr>
            </w:r>
          </w:p>
          <w:p w:rsidR="00000000" w:rsidDel="00000000" w:rsidP="00000000" w:rsidRDefault="00000000" w:rsidRPr="00000000" w14:paraId="00000027">
            <w:pPr>
              <w:numPr>
                <w:ilvl w:val="0"/>
                <w:numId w:val="11"/>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Scheduling template averages  80-90 % utilization for 46 weeks</w:t>
            </w:r>
            <w:r w:rsidDel="00000000" w:rsidR="00000000" w:rsidRPr="00000000">
              <w:rPr>
                <w:rtl w:val="0"/>
              </w:rPr>
            </w:r>
          </w:p>
          <w:p w:rsidR="00000000" w:rsidDel="00000000" w:rsidP="00000000" w:rsidRDefault="00000000" w:rsidRPr="00000000" w14:paraId="00000028">
            <w:pPr>
              <w:numPr>
                <w:ilvl w:val="0"/>
                <w:numId w:val="11"/>
              </w:numPr>
              <w:spacing w:after="0" w:line="240" w:lineRule="auto"/>
              <w:ind w:left="3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Maintains a reliable clinic schedule; reschedules clinic for cancellations; willing to  provide inpatient coverage as required</w:t>
            </w:r>
          </w:p>
          <w:p w:rsidR="00000000" w:rsidDel="00000000" w:rsidP="00000000" w:rsidRDefault="00000000" w:rsidRPr="00000000" w14:paraId="00000029">
            <w:pPr>
              <w:numPr>
                <w:ilvl w:val="0"/>
                <w:numId w:val="11"/>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rFonts w:ascii="Arial Narrow" w:cs="Arial Narrow" w:eastAsia="Arial Narrow" w:hAnsi="Arial Narrow"/>
                <w:rtl w:val="0"/>
              </w:rPr>
              <w:t xml:space="preserve">Documentation is timely and complete, with only minimal reminders</w:t>
            </w:r>
            <w:r w:rsidDel="00000000" w:rsidR="00000000" w:rsidRPr="00000000">
              <w:rPr>
                <w:rtl w:val="0"/>
              </w:rPr>
            </w:r>
          </w:p>
          <w:p w:rsidR="00000000" w:rsidDel="00000000" w:rsidP="00000000" w:rsidRDefault="00000000" w:rsidRPr="00000000" w14:paraId="0000002A">
            <w:pPr>
              <w:numPr>
                <w:ilvl w:val="0"/>
                <w:numId w:val="11"/>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K</w:t>
            </w:r>
            <w:r w:rsidDel="00000000" w:rsidR="00000000" w:rsidRPr="00000000">
              <w:rPr>
                <w:rFonts w:ascii="Arial Narrow" w:cs="Arial Narrow" w:eastAsia="Arial Narrow" w:hAnsi="Arial Narrow"/>
                <w:color w:val="000000"/>
                <w:rtl w:val="0"/>
              </w:rPr>
              <w:t xml:space="preserve">nowledge is up-to-date</w:t>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color w:val="000000"/>
                <w:rtl w:val="0"/>
              </w:rPr>
              <w:t xml:space="preserve"> and maintains </w:t>
            </w:r>
            <w:r w:rsidDel="00000000" w:rsidR="00000000" w:rsidRPr="00000000">
              <w:rPr>
                <w:rFonts w:ascii="Arial Narrow" w:cs="Arial Narrow" w:eastAsia="Arial Narrow" w:hAnsi="Arial Narrow"/>
                <w:rtl w:val="0"/>
              </w:rPr>
              <w:t xml:space="preserve">a </w:t>
            </w:r>
            <w:r w:rsidDel="00000000" w:rsidR="00000000" w:rsidRPr="00000000">
              <w:rPr>
                <w:rFonts w:ascii="Arial Narrow" w:cs="Arial Narrow" w:eastAsia="Arial Narrow" w:hAnsi="Arial Narrow"/>
                <w:color w:val="000000"/>
                <w:rtl w:val="0"/>
              </w:rPr>
              <w:t xml:space="preserve">skill set</w:t>
            </w:r>
          </w:p>
          <w:p w:rsidR="00000000" w:rsidDel="00000000" w:rsidP="00000000" w:rsidRDefault="00000000" w:rsidRPr="00000000" w14:paraId="0000002B">
            <w:pPr>
              <w:numPr>
                <w:ilvl w:val="0"/>
                <w:numId w:val="11"/>
              </w:numPr>
              <w:spacing w:after="0" w:line="240" w:lineRule="auto"/>
              <w:ind w:left="3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Interacts professionally with patients and staff</w:t>
            </w:r>
          </w:p>
          <w:p w:rsidR="00000000" w:rsidDel="00000000" w:rsidP="00000000" w:rsidRDefault="00000000" w:rsidRPr="00000000" w14:paraId="0000002C">
            <w:pPr>
              <w:numPr>
                <w:ilvl w:val="0"/>
                <w:numId w:val="11"/>
              </w:numPr>
              <w:spacing w:after="0" w:line="240" w:lineRule="auto"/>
              <w:ind w:left="3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Patient satisfaction surveys, when available, are adequate</w:t>
            </w:r>
          </w:p>
          <w:p w:rsidR="00000000" w:rsidDel="00000000" w:rsidP="00000000" w:rsidRDefault="00000000" w:rsidRPr="00000000" w14:paraId="0000002D">
            <w:pPr>
              <w:pBdr>
                <w:top w:space="0" w:sz="0" w:val="nil"/>
                <w:left w:space="0" w:sz="0" w:val="nil"/>
                <w:bottom w:space="0" w:sz="0" w:val="nil"/>
                <w:right w:space="0" w:sz="0" w:val="nil"/>
                <w:between w:space="0" w:sz="0" w:val="nil"/>
              </w:pBdr>
              <w:ind w:left="360" w:firstLine="0"/>
              <w:rPr>
                <w:rFonts w:ascii="Arial Narrow" w:cs="Arial Narrow" w:eastAsia="Arial Narrow" w:hAnsi="Arial Narrow"/>
                <w:color w:val="000000"/>
                <w:sz w:val="20"/>
                <w:szCs w:val="20"/>
              </w:rPr>
            </w:pPr>
            <w:r w:rsidDel="00000000" w:rsidR="00000000" w:rsidRPr="00000000">
              <w:rPr>
                <w:rtl w:val="0"/>
              </w:rPr>
            </w:r>
          </w:p>
        </w:tc>
        <w:tc>
          <w:tcPr>
            <w:tcBorders>
              <w:top w:color="000000" w:space="0" w:sz="4" w:val="single"/>
            </w:tcBorders>
          </w:tcPr>
          <w:p w:rsidR="00000000" w:rsidDel="00000000" w:rsidP="00000000" w:rsidRDefault="00000000" w:rsidRPr="00000000" w14:paraId="0000002E">
            <w:pPr>
              <w:spacing w:after="0" w:line="240" w:lineRule="auto"/>
              <w:ind w:left="360" w:firstLine="0"/>
              <w:rPr>
                <w:b w:val="1"/>
                <w:bCs w:val="1"/>
                <w:sz w:val="26"/>
                <w:szCs w:val="26"/>
              </w:rPr>
            </w:pPr>
            <w:r w:rsidDel="00000000" w:rsidR="00000000" w:rsidRPr="00000000">
              <w:rPr>
                <w:b w:val="1"/>
                <w:bCs w:val="1"/>
                <w:sz w:val="26"/>
                <w:szCs w:val="26"/>
                <w:rtl w:val="0"/>
              </w:rPr>
              <w:t xml:space="preserve">3- High Satisfactory</w:t>
            </w:r>
          </w:p>
          <w:p w:rsidR="00000000" w:rsidDel="00000000" w:rsidP="00000000" w:rsidRDefault="00000000" w:rsidRPr="00000000" w14:paraId="0000002F">
            <w:pPr>
              <w:spacing w:after="0" w:line="240" w:lineRule="auto"/>
              <w:ind w:left="360" w:firstLine="0"/>
              <w:rPr>
                <w:sz w:val="20"/>
                <w:szCs w:val="20"/>
              </w:rPr>
            </w:pPr>
            <w:r w:rsidDel="00000000" w:rsidR="00000000" w:rsidRPr="00000000">
              <w:rPr>
                <w:rtl w:val="0"/>
              </w:rPr>
            </w:r>
          </w:p>
          <w:p w:rsidR="00000000" w:rsidDel="00000000" w:rsidP="00000000" w:rsidRDefault="00000000" w:rsidRPr="00000000" w14:paraId="00000030">
            <w:pPr>
              <w:numPr>
                <w:ilvl w:val="0"/>
                <w:numId w:val="17"/>
              </w:numPr>
              <w:spacing w:after="0" w:line="240" w:lineRule="auto"/>
              <w:ind w:left="360" w:hanging="360"/>
              <w:rPr/>
            </w:pPr>
            <w:r w:rsidDel="00000000" w:rsidR="00000000" w:rsidRPr="00000000">
              <w:rPr>
                <w:rFonts w:ascii="Arial Narrow" w:cs="Arial Narrow" w:eastAsia="Arial Narrow" w:hAnsi="Arial Narrow"/>
                <w:rtl w:val="0"/>
              </w:rPr>
              <w:t xml:space="preserve">wRVU productivity is 120% of benchmark</w:t>
            </w:r>
            <w:r w:rsidDel="00000000" w:rsidR="00000000" w:rsidRPr="00000000">
              <w:rPr>
                <w:rtl w:val="0"/>
              </w:rPr>
            </w:r>
          </w:p>
          <w:p w:rsidR="00000000" w:rsidDel="00000000" w:rsidP="00000000" w:rsidRDefault="00000000" w:rsidRPr="00000000" w14:paraId="00000031">
            <w:pPr>
              <w:numPr>
                <w:ilvl w:val="0"/>
                <w:numId w:val="17"/>
              </w:numPr>
              <w:spacing w:after="0" w:line="240" w:lineRule="auto"/>
              <w:ind w:left="3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Scheduling template consistently at or above 90 % utilization for 46 weeks</w:t>
            </w:r>
          </w:p>
          <w:p w:rsidR="00000000" w:rsidDel="00000000" w:rsidP="00000000" w:rsidRDefault="00000000" w:rsidRPr="00000000" w14:paraId="00000032">
            <w:pPr>
              <w:numPr>
                <w:ilvl w:val="0"/>
                <w:numId w:val="17"/>
              </w:numPr>
              <w:spacing w:after="0" w:line="240" w:lineRule="auto"/>
              <w:ind w:left="3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Make themselves available during times of clinical need (outpatient and inpatient)</w:t>
            </w:r>
          </w:p>
          <w:p w:rsidR="00000000" w:rsidDel="00000000" w:rsidP="00000000" w:rsidRDefault="00000000" w:rsidRPr="00000000" w14:paraId="00000033">
            <w:pPr>
              <w:numPr>
                <w:ilvl w:val="0"/>
                <w:numId w:val="17"/>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Documentation is timely and complete with no reminders</w:t>
            </w:r>
            <w:r w:rsidDel="00000000" w:rsidR="00000000" w:rsidRPr="00000000">
              <w:rPr>
                <w:rtl w:val="0"/>
              </w:rPr>
            </w:r>
          </w:p>
          <w:p w:rsidR="00000000" w:rsidDel="00000000" w:rsidP="00000000" w:rsidRDefault="00000000" w:rsidRPr="00000000" w14:paraId="00000034">
            <w:pPr>
              <w:numPr>
                <w:ilvl w:val="0"/>
                <w:numId w:val="17"/>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Regularly attends Complex Case Conferences,  Clinical Forums, and Clinical Council</w:t>
            </w:r>
            <w:r w:rsidDel="00000000" w:rsidR="00000000" w:rsidRPr="00000000">
              <w:rPr>
                <w:rtl w:val="0"/>
              </w:rPr>
            </w:r>
          </w:p>
          <w:p w:rsidR="00000000" w:rsidDel="00000000" w:rsidP="00000000" w:rsidRDefault="00000000" w:rsidRPr="00000000" w14:paraId="00000035">
            <w:pPr>
              <w:numPr>
                <w:ilvl w:val="0"/>
                <w:numId w:val="17"/>
              </w:numPr>
              <w:spacing w:after="0" w:line="240" w:lineRule="auto"/>
              <w:ind w:left="3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Patient satisfaction surveys show consistently high ratings</w:t>
            </w:r>
          </w:p>
          <w:p w:rsidR="00000000" w:rsidDel="00000000" w:rsidP="00000000" w:rsidRDefault="00000000" w:rsidRPr="00000000" w14:paraId="00000036">
            <w:pPr>
              <w:numPr>
                <w:ilvl w:val="0"/>
                <w:numId w:val="17"/>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rtl w:val="0"/>
              </w:rPr>
              <w:t xml:space="preserve">Publishes case report or case series</w:t>
            </w:r>
            <w:r w:rsidDel="00000000" w:rsidR="00000000" w:rsidRPr="00000000">
              <w:rPr>
                <w:rtl w:val="0"/>
              </w:rPr>
            </w:r>
          </w:p>
          <w:p w:rsidR="00000000" w:rsidDel="00000000" w:rsidP="00000000" w:rsidRDefault="00000000" w:rsidRPr="00000000" w14:paraId="00000037">
            <w:pPr>
              <w:numPr>
                <w:ilvl w:val="0"/>
                <w:numId w:val="17"/>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rtl w:val="0"/>
              </w:rPr>
              <w:t xml:space="preserve">Supports innovations in clinical care, new program models, materials, products, and/or technology. </w:t>
            </w:r>
            <w:r w:rsidDel="00000000" w:rsidR="00000000" w:rsidRPr="00000000">
              <w:rPr>
                <w:rtl w:val="0"/>
              </w:rPr>
            </w:r>
          </w:p>
          <w:p w:rsidR="00000000" w:rsidDel="00000000" w:rsidP="00000000" w:rsidRDefault="00000000" w:rsidRPr="00000000" w14:paraId="00000038">
            <w:pPr>
              <w:numPr>
                <w:ilvl w:val="0"/>
                <w:numId w:val="17"/>
              </w:numPr>
              <w:spacing w:after="0" w:line="240" w:lineRule="auto"/>
              <w:ind w:left="3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Invited to speak locally; serves on local/regional committees or projects related to clinical areas of expertise. </w:t>
            </w:r>
          </w:p>
          <w:p w:rsidR="00000000" w:rsidDel="00000000" w:rsidP="00000000" w:rsidRDefault="00000000" w:rsidRPr="00000000" w14:paraId="00000039">
            <w:pPr>
              <w:numPr>
                <w:ilvl w:val="0"/>
                <w:numId w:val="17"/>
              </w:numPr>
              <w:spacing w:after="0" w:line="240" w:lineRule="auto"/>
              <w:ind w:left="3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Participates in  quality improvement initiatives </w:t>
            </w:r>
          </w:p>
        </w:tc>
        <w:tc>
          <w:tcPr>
            <w:tcBorders>
              <w:top w:color="000000" w:space="0" w:sz="4" w:val="single"/>
            </w:tcBorders>
          </w:tcPr>
          <w:p w:rsidR="00000000" w:rsidDel="00000000" w:rsidP="00000000" w:rsidRDefault="00000000" w:rsidRPr="00000000" w14:paraId="0000003A">
            <w:pPr>
              <w:spacing w:after="0" w:line="240" w:lineRule="auto"/>
              <w:ind w:left="360" w:firstLine="0"/>
              <w:rPr>
                <w:b w:val="1"/>
                <w:bCs w:val="1"/>
                <w:sz w:val="26"/>
                <w:szCs w:val="26"/>
              </w:rPr>
            </w:pPr>
            <w:r w:rsidDel="00000000" w:rsidR="00000000" w:rsidRPr="00000000">
              <w:rPr>
                <w:b w:val="1"/>
                <w:bCs w:val="1"/>
                <w:sz w:val="26"/>
                <w:szCs w:val="26"/>
                <w:rtl w:val="0"/>
              </w:rPr>
              <w:t xml:space="preserve">4- Outstanding</w:t>
            </w:r>
          </w:p>
          <w:p w:rsidR="00000000" w:rsidDel="00000000" w:rsidP="00000000" w:rsidRDefault="00000000" w:rsidRPr="00000000" w14:paraId="0000003B">
            <w:pPr>
              <w:spacing w:after="0" w:line="240" w:lineRule="auto"/>
              <w:ind w:left="360" w:firstLine="0"/>
              <w:rPr>
                <w:b w:val="1"/>
                <w:bCs w:val="1"/>
                <w:sz w:val="20"/>
                <w:szCs w:val="20"/>
              </w:rPr>
            </w:pPr>
            <w:r w:rsidDel="00000000" w:rsidR="00000000" w:rsidRPr="00000000">
              <w:rPr>
                <w:rtl w:val="0"/>
              </w:rPr>
            </w:r>
          </w:p>
          <w:p w:rsidR="00000000" w:rsidDel="00000000" w:rsidP="00000000" w:rsidRDefault="00000000" w:rsidRPr="00000000" w14:paraId="0000003C">
            <w:pPr>
              <w:numPr>
                <w:ilvl w:val="0"/>
                <w:numId w:val="18"/>
              </w:numPr>
              <w:spacing w:after="0" w:line="240" w:lineRule="auto"/>
              <w:ind w:left="360" w:hanging="360"/>
              <w:rPr/>
            </w:pPr>
            <w:r w:rsidDel="00000000" w:rsidR="00000000" w:rsidRPr="00000000">
              <w:rPr>
                <w:rFonts w:ascii="Arial Narrow" w:cs="Arial Narrow" w:eastAsia="Arial Narrow" w:hAnsi="Arial Narrow"/>
                <w:rtl w:val="0"/>
              </w:rPr>
              <w:t xml:space="preserve">wRVU productivity is  &gt; 120% of benchmark</w:t>
            </w:r>
            <w:r w:rsidDel="00000000" w:rsidR="00000000" w:rsidRPr="00000000">
              <w:rPr>
                <w:rtl w:val="0"/>
              </w:rPr>
            </w:r>
          </w:p>
          <w:p w:rsidR="00000000" w:rsidDel="00000000" w:rsidP="00000000" w:rsidRDefault="00000000" w:rsidRPr="00000000" w14:paraId="0000003D">
            <w:pPr>
              <w:numPr>
                <w:ilvl w:val="0"/>
                <w:numId w:val="18"/>
              </w:numPr>
              <w:spacing w:after="0" w:line="240" w:lineRule="auto"/>
              <w:ind w:left="3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Scheduling template consistently at or above 90 % utilization for 46 weeks</w:t>
            </w:r>
          </w:p>
          <w:p w:rsidR="00000000" w:rsidDel="00000000" w:rsidP="00000000" w:rsidRDefault="00000000" w:rsidRPr="00000000" w14:paraId="0000003E">
            <w:pPr>
              <w:numPr>
                <w:ilvl w:val="0"/>
                <w:numId w:val="18"/>
              </w:numPr>
              <w:spacing w:after="0" w:line="240" w:lineRule="auto"/>
              <w:ind w:left="3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Actively participates during times of clinical need (outpatient and inpatient)</w:t>
            </w:r>
          </w:p>
          <w:p w:rsidR="00000000" w:rsidDel="00000000" w:rsidP="00000000" w:rsidRDefault="00000000" w:rsidRPr="00000000" w14:paraId="0000003F">
            <w:pPr>
              <w:numPr>
                <w:ilvl w:val="0"/>
                <w:numId w:val="18"/>
              </w:numPr>
              <w:spacing w:after="0" w:line="240" w:lineRule="auto"/>
              <w:ind w:left="3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Documentation is timely and complete with no reminders</w:t>
            </w:r>
          </w:p>
          <w:p w:rsidR="00000000" w:rsidDel="00000000" w:rsidP="00000000" w:rsidRDefault="00000000" w:rsidRPr="00000000" w14:paraId="00000040">
            <w:pPr>
              <w:numPr>
                <w:ilvl w:val="0"/>
                <w:numId w:val="18"/>
              </w:numPr>
              <w:spacing w:after="0" w:line="240" w:lineRule="auto"/>
              <w:ind w:left="36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Known for specialized skill set; sought after for consultation and presentation on complex cases by colleagues; receives referrals, regionally or nationally</w:t>
            </w:r>
          </w:p>
          <w:p w:rsidR="00000000" w:rsidDel="00000000" w:rsidP="00000000" w:rsidRDefault="00000000" w:rsidRPr="00000000" w14:paraId="00000041">
            <w:pPr>
              <w:numPr>
                <w:ilvl w:val="0"/>
                <w:numId w:val="18"/>
              </w:numPr>
              <w:spacing w:after="0" w:line="240" w:lineRule="auto"/>
              <w:ind w:left="360" w:hanging="360"/>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An active participant in Complex Case Conferences, Clinical Forums, and Clinical Council</w:t>
            </w:r>
            <w:r w:rsidDel="00000000" w:rsidR="00000000" w:rsidRPr="00000000">
              <w:rPr>
                <w:rtl w:val="0"/>
              </w:rPr>
            </w:r>
          </w:p>
          <w:p w:rsidR="00000000" w:rsidDel="00000000" w:rsidP="00000000" w:rsidRDefault="00000000" w:rsidRPr="00000000" w14:paraId="00000042">
            <w:pPr>
              <w:numPr>
                <w:ilvl w:val="0"/>
                <w:numId w:val="18"/>
              </w:numPr>
              <w:spacing w:after="0" w:line="240" w:lineRule="auto"/>
              <w:ind w:left="36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Is nominated for and/or receives an award or recognition for outstanding work as a clinician or a clinical team member</w:t>
            </w:r>
            <w:r w:rsidDel="00000000" w:rsidR="00000000" w:rsidRPr="00000000">
              <w:rPr>
                <w:rtl w:val="0"/>
              </w:rPr>
            </w:r>
          </w:p>
          <w:p w:rsidR="00000000" w:rsidDel="00000000" w:rsidP="00000000" w:rsidRDefault="00000000" w:rsidRPr="00000000" w14:paraId="00000043">
            <w:pPr>
              <w:numPr>
                <w:ilvl w:val="0"/>
                <w:numId w:val="18"/>
              </w:numPr>
              <w:spacing w:after="0" w:line="240" w:lineRule="auto"/>
              <w:ind w:left="3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Patient satisfaction surveys show consistently high ratings</w:t>
            </w:r>
          </w:p>
          <w:p w:rsidR="00000000" w:rsidDel="00000000" w:rsidP="00000000" w:rsidRDefault="00000000" w:rsidRPr="00000000" w14:paraId="00000044">
            <w:pPr>
              <w:numPr>
                <w:ilvl w:val="0"/>
                <w:numId w:val="18"/>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Successfully leads a clinical program </w:t>
            </w:r>
          </w:p>
          <w:p w:rsidR="00000000" w:rsidDel="00000000" w:rsidP="00000000" w:rsidRDefault="00000000" w:rsidRPr="00000000" w14:paraId="00000045">
            <w:pPr>
              <w:numPr>
                <w:ilvl w:val="0"/>
                <w:numId w:val="18"/>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rtl w:val="0"/>
              </w:rPr>
              <w:t xml:space="preserve">Publishes clinical review article</w:t>
            </w:r>
            <w:r w:rsidDel="00000000" w:rsidR="00000000" w:rsidRPr="00000000">
              <w:rPr>
                <w:rtl w:val="0"/>
              </w:rPr>
            </w:r>
          </w:p>
          <w:p w:rsidR="00000000" w:rsidDel="00000000" w:rsidP="00000000" w:rsidRDefault="00000000" w:rsidRPr="00000000" w14:paraId="00000046">
            <w:pPr>
              <w:numPr>
                <w:ilvl w:val="0"/>
                <w:numId w:val="18"/>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Develops innovations in clinical care models,, products, and/or technology. </w:t>
            </w:r>
          </w:p>
          <w:p w:rsidR="00000000" w:rsidDel="00000000" w:rsidP="00000000" w:rsidRDefault="00000000" w:rsidRPr="00000000" w14:paraId="00000047">
            <w:pPr>
              <w:numPr>
                <w:ilvl w:val="0"/>
                <w:numId w:val="18"/>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Invited to speak regionally or nationally on a clinical specialty; serves on regional/national committees in professional societies</w:t>
            </w:r>
            <w:r w:rsidDel="00000000" w:rsidR="00000000" w:rsidRPr="00000000">
              <w:rPr>
                <w:rtl w:val="0"/>
              </w:rPr>
            </w:r>
          </w:p>
          <w:p w:rsidR="00000000" w:rsidDel="00000000" w:rsidP="00000000" w:rsidRDefault="00000000" w:rsidRPr="00000000" w14:paraId="00000048">
            <w:pPr>
              <w:numPr>
                <w:ilvl w:val="0"/>
                <w:numId w:val="18"/>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Initiates/implements quality improvement initiatives and new models of care. </w:t>
            </w:r>
          </w:p>
        </w:tc>
      </w:tr>
    </w:tbl>
    <w:p w:rsidR="00000000" w:rsidDel="00000000" w:rsidP="00000000" w:rsidRDefault="00000000" w:rsidRPr="00000000" w14:paraId="00000049">
      <w:pPr>
        <w:pageBreakBefore w:val="0"/>
        <w:rPr/>
      </w:pPr>
      <w:r w:rsidDel="00000000" w:rsidR="00000000" w:rsidRPr="00000000">
        <w:rPr>
          <w:rtl w:val="0"/>
        </w:rPr>
      </w:r>
    </w:p>
    <w:tbl>
      <w:tblPr>
        <w:tblStyle w:val="Table2"/>
        <w:tblW w:w="15030.0" w:type="dxa"/>
        <w:jc w:val="left"/>
        <w:tblInd w:w="-10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2625"/>
        <w:gridCol w:w="3060"/>
        <w:gridCol w:w="2970"/>
        <w:gridCol w:w="3510"/>
        <w:tblGridChange w:id="0">
          <w:tblGrid>
            <w:gridCol w:w="2865"/>
            <w:gridCol w:w="2625"/>
            <w:gridCol w:w="3060"/>
            <w:gridCol w:w="2970"/>
            <w:gridCol w:w="3510"/>
          </w:tblGrid>
        </w:tblGridChange>
      </w:tblGrid>
      <w:tr>
        <w:trPr>
          <w:cantSplit w:val="0"/>
          <w:trHeight w:val="4460" w:hRule="atLeast"/>
          <w:tblHeader w:val="0"/>
        </w:trPr>
        <w:tc>
          <w:tcPr>
            <w:shd w:fill="b4c6e7" w:val="clear"/>
            <w:vAlign w:val="center"/>
          </w:tcPr>
          <w:p w:rsidR="00000000" w:rsidDel="00000000" w:rsidP="00000000" w:rsidRDefault="00000000" w:rsidRPr="00000000" w14:paraId="0000004A">
            <w:pPr>
              <w:rPr>
                <w:b w:val="1"/>
                <w:bCs w:val="1"/>
                <w:u w:val="single"/>
              </w:rPr>
            </w:pPr>
            <w:r w:rsidDel="00000000" w:rsidR="00000000" w:rsidRPr="00000000">
              <w:rPr>
                <w:b w:val="1"/>
                <w:bCs w:val="1"/>
                <w:sz w:val="26"/>
                <w:szCs w:val="26"/>
                <w:u w:val="single"/>
                <w:rtl w:val="0"/>
              </w:rPr>
              <w:t xml:space="preserve">EDUCATION PERFORMANCE CRITERIA</w:t>
            </w:r>
            <w:r w:rsidDel="00000000" w:rsidR="00000000" w:rsidRPr="00000000">
              <w:rPr>
                <w:rtl w:val="0"/>
              </w:rPr>
            </w:r>
          </w:p>
          <w:p w:rsidR="00000000" w:rsidDel="00000000" w:rsidP="00000000" w:rsidRDefault="00000000" w:rsidRPr="00000000" w14:paraId="0000004B">
            <w:pPr>
              <w:rPr>
                <w:b w:val="1"/>
                <w:bCs w:val="1"/>
                <w:u w:val="single"/>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rPr/>
            </w:pPr>
            <w:r w:rsidDel="00000000" w:rsidR="00000000" w:rsidRPr="00000000">
              <w:rPr>
                <w:rtl w:val="0"/>
              </w:rPr>
              <w:t xml:space="preserve">ALL FACULTY WITH DEDICATED aFTE TO CONTRIBUTE TO EDUCATIONAL ACTIVITIES ARE EXPECTED TO AT LEAST MEET 3 (High Satisfactory)</w:t>
            </w:r>
          </w:p>
          <w:p w:rsidR="00000000" w:rsidDel="00000000" w:rsidP="00000000" w:rsidRDefault="00000000" w:rsidRPr="00000000" w14:paraId="0000004D">
            <w:pPr>
              <w:rPr/>
            </w:pPr>
            <w:r w:rsidDel="00000000" w:rsidR="00000000" w:rsidRPr="00000000">
              <w:rPr>
                <w:rtl w:val="0"/>
              </w:rPr>
              <w:t xml:space="preserve">FACULTY SEEKING PROMOTION IN </w:t>
            </w:r>
            <w:r w:rsidDel="00000000" w:rsidR="00000000" w:rsidRPr="00000000">
              <w:rPr>
                <w:b w:val="1"/>
                <w:bCs w:val="1"/>
                <w:i w:val="1"/>
                <w:iCs w:val="1"/>
                <w:rtl w:val="0"/>
              </w:rPr>
              <w:t xml:space="preserve">ACADEMIC TRACK, EDUCATION FOCUS</w:t>
            </w:r>
            <w:r w:rsidDel="00000000" w:rsidR="00000000" w:rsidRPr="00000000">
              <w:rPr>
                <w:rtl w:val="0"/>
              </w:rPr>
              <w:t xml:space="preserve"> MUST ALSO MEET AT LEAST  2 OF THE BOLDED CRITERIA, INCLUDING HAVING AT LEAST ONE SCHOLARLY PEER-REVIEWED PUBLICATION PER YEAR WHERE THE CONTRIBUTOR IS LISTED AS AN AUTHOR WITH A SIGNIFICANT PORTION AS FIRST OR SENIOR AUTHOR.</w:t>
            </w:r>
          </w:p>
          <w:p w:rsidR="00000000" w:rsidDel="00000000" w:rsidP="00000000" w:rsidRDefault="00000000" w:rsidRPr="00000000" w14:paraId="0000004E">
            <w:pPr>
              <w:spacing w:after="0" w:lineRule="auto"/>
              <w:ind w:left="360" w:firstLine="0"/>
              <w:rPr>
                <w:i w:val="1"/>
                <w:iCs w:val="1"/>
              </w:rPr>
            </w:pPr>
            <w:r w:rsidDel="00000000" w:rsidR="00000000" w:rsidRPr="00000000">
              <w:rPr>
                <w:rtl w:val="0"/>
              </w:rPr>
            </w:r>
          </w:p>
        </w:tc>
        <w:tc>
          <w:tcPr/>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0" w:line="240" w:lineRule="auto"/>
              <w:ind w:left="360" w:firstLine="0"/>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50">
            <w:pPr>
              <w:numPr>
                <w:ilvl w:val="0"/>
                <w:numId w:val="5"/>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Limited teaching skills; difficulty interacting with learners</w:t>
            </w:r>
          </w:p>
          <w:p w:rsidR="00000000" w:rsidDel="00000000" w:rsidP="00000000" w:rsidRDefault="00000000" w:rsidRPr="00000000" w14:paraId="00000051">
            <w:pPr>
              <w:numPr>
                <w:ilvl w:val="0"/>
                <w:numId w:val="5"/>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rFonts w:ascii="Arial Narrow" w:cs="Arial Narrow" w:eastAsia="Arial Narrow" w:hAnsi="Arial Narrow"/>
                <w:rtl w:val="0"/>
              </w:rPr>
              <w:t xml:space="preserve">Refuses to perform, or d</w:t>
            </w:r>
            <w:r w:rsidDel="00000000" w:rsidR="00000000" w:rsidRPr="00000000">
              <w:rPr>
                <w:rFonts w:ascii="Arial Narrow" w:cs="Arial Narrow" w:eastAsia="Arial Narrow" w:hAnsi="Arial Narrow"/>
                <w:color w:val="000000"/>
                <w:rtl w:val="0"/>
              </w:rPr>
              <w:t xml:space="preserve">oes not show up for, </w:t>
            </w:r>
            <w:r w:rsidDel="00000000" w:rsidR="00000000" w:rsidRPr="00000000">
              <w:rPr>
                <w:rFonts w:ascii="Arial Narrow" w:cs="Arial Narrow" w:eastAsia="Arial Narrow" w:hAnsi="Arial Narrow"/>
                <w:rtl w:val="0"/>
              </w:rPr>
              <w:t xml:space="preserve">education</w:t>
            </w:r>
            <w:r w:rsidDel="00000000" w:rsidR="00000000" w:rsidRPr="00000000">
              <w:rPr>
                <w:rFonts w:ascii="Arial Narrow" w:cs="Arial Narrow" w:eastAsia="Arial Narrow" w:hAnsi="Arial Narrow"/>
                <w:color w:val="000000"/>
                <w:rtl w:val="0"/>
              </w:rPr>
              <w:t xml:space="preserve"> a</w:t>
            </w:r>
            <w:r w:rsidDel="00000000" w:rsidR="00000000" w:rsidRPr="00000000">
              <w:rPr>
                <w:rFonts w:ascii="Arial Narrow" w:cs="Arial Narrow" w:eastAsia="Arial Narrow" w:hAnsi="Arial Narrow"/>
                <w:rtl w:val="0"/>
              </w:rPr>
              <w:t xml:space="preserve">ctivities; f</w:t>
            </w:r>
            <w:r w:rsidDel="00000000" w:rsidR="00000000" w:rsidRPr="00000000">
              <w:rPr>
                <w:rFonts w:ascii="Arial Narrow" w:cs="Arial Narrow" w:eastAsia="Arial Narrow" w:hAnsi="Arial Narrow"/>
                <w:color w:val="000000"/>
                <w:rtl w:val="0"/>
              </w:rPr>
              <w:t xml:space="preserve">ails to perform supervis</w:t>
            </w:r>
            <w:r w:rsidDel="00000000" w:rsidR="00000000" w:rsidRPr="00000000">
              <w:rPr>
                <w:rFonts w:ascii="Arial Narrow" w:cs="Arial Narrow" w:eastAsia="Arial Narrow" w:hAnsi="Arial Narrow"/>
                <w:rtl w:val="0"/>
              </w:rPr>
              <w:t xml:space="preserve">ion</w:t>
            </w:r>
            <w:r w:rsidDel="00000000" w:rsidR="00000000" w:rsidRPr="00000000">
              <w:rPr>
                <w:rtl w:val="0"/>
              </w:rPr>
            </w:r>
          </w:p>
          <w:p w:rsidR="00000000" w:rsidDel="00000000" w:rsidP="00000000" w:rsidRDefault="00000000" w:rsidRPr="00000000" w14:paraId="00000052">
            <w:pPr>
              <w:numPr>
                <w:ilvl w:val="0"/>
                <w:numId w:val="5"/>
              </w:numPr>
              <w:spacing w:after="0" w:line="240" w:lineRule="auto"/>
              <w:ind w:left="3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 evaluations, when available, show consistently low rankings</w:t>
            </w:r>
          </w:p>
          <w:p w:rsidR="00000000" w:rsidDel="00000000" w:rsidP="00000000" w:rsidRDefault="00000000" w:rsidRPr="00000000" w14:paraId="00000053">
            <w:pPr>
              <w:numPr>
                <w:ilvl w:val="0"/>
                <w:numId w:val="5"/>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Is </w:t>
            </w:r>
            <w:r w:rsidDel="00000000" w:rsidR="00000000" w:rsidRPr="00000000">
              <w:rPr>
                <w:rFonts w:ascii="Arial Narrow" w:cs="Arial Narrow" w:eastAsia="Arial Narrow" w:hAnsi="Arial Narrow"/>
                <w:color w:val="000000"/>
                <w:rtl w:val="0"/>
              </w:rPr>
              <w:t xml:space="preserve">unprepared for </w:t>
            </w:r>
            <w:r w:rsidDel="00000000" w:rsidR="00000000" w:rsidRPr="00000000">
              <w:rPr>
                <w:rFonts w:ascii="Arial Narrow" w:cs="Arial Narrow" w:eastAsia="Arial Narrow" w:hAnsi="Arial Narrow"/>
                <w:rtl w:val="0"/>
              </w:rPr>
              <w:t xml:space="preserve">education activities, and/or the material is out-of-date or of poor quality</w:t>
            </w:r>
            <w:r w:rsidDel="00000000" w:rsidR="00000000" w:rsidRPr="00000000">
              <w:rPr>
                <w:rtl w:val="0"/>
              </w:rPr>
            </w:r>
          </w:p>
          <w:p w:rsidR="00000000" w:rsidDel="00000000" w:rsidP="00000000" w:rsidRDefault="00000000" w:rsidRPr="00000000" w14:paraId="00000054">
            <w:pPr>
              <w:numPr>
                <w:ilvl w:val="0"/>
                <w:numId w:val="5"/>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Does not participate in interviews for resident or other trainee recruitment</w:t>
            </w:r>
            <w:r w:rsidDel="00000000" w:rsidR="00000000" w:rsidRPr="00000000">
              <w:rPr>
                <w:rtl w:val="0"/>
              </w:rPr>
            </w:r>
          </w:p>
          <w:p w:rsidR="00000000" w:rsidDel="00000000" w:rsidP="00000000" w:rsidRDefault="00000000" w:rsidRPr="00000000" w14:paraId="00000055">
            <w:pPr>
              <w:ind w:left="360" w:firstLine="0"/>
              <w:rPr>
                <w:rFonts w:ascii="Arial Narrow" w:cs="Arial Narrow" w:eastAsia="Arial Narrow" w:hAnsi="Arial Narrow"/>
                <w:color w:val="000000"/>
              </w:rPr>
            </w:pPr>
            <w:r w:rsidDel="00000000" w:rsidR="00000000" w:rsidRPr="00000000">
              <w:rPr>
                <w:rtl w:val="0"/>
              </w:rPr>
            </w:r>
          </w:p>
        </w:tc>
        <w:tc>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line="240" w:lineRule="auto"/>
              <w:ind w:left="360" w:firstLine="0"/>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57">
            <w:pPr>
              <w:numPr>
                <w:ilvl w:val="0"/>
                <w:numId w:val="19"/>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Average teaching skills and knowledge; interacts well with learners</w:t>
            </w:r>
            <w:r w:rsidDel="00000000" w:rsidR="00000000" w:rsidRPr="00000000">
              <w:rPr>
                <w:rtl w:val="0"/>
              </w:rPr>
            </w:r>
          </w:p>
          <w:p w:rsidR="00000000" w:rsidDel="00000000" w:rsidP="00000000" w:rsidRDefault="00000000" w:rsidRPr="00000000" w14:paraId="00000058">
            <w:pPr>
              <w:numPr>
                <w:ilvl w:val="0"/>
                <w:numId w:val="19"/>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Participates intermittently in relevant education activities</w:t>
            </w:r>
            <w:r w:rsidDel="00000000" w:rsidR="00000000" w:rsidRPr="00000000">
              <w:rPr>
                <w:rtl w:val="0"/>
              </w:rPr>
            </w:r>
          </w:p>
          <w:p w:rsidR="00000000" w:rsidDel="00000000" w:rsidP="00000000" w:rsidRDefault="00000000" w:rsidRPr="00000000" w14:paraId="00000059">
            <w:pPr>
              <w:numPr>
                <w:ilvl w:val="0"/>
                <w:numId w:val="19"/>
              </w:numPr>
              <w:spacing w:after="0" w:line="240" w:lineRule="auto"/>
              <w:ind w:left="3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 evaluations, when available, show average rankings</w:t>
            </w:r>
          </w:p>
          <w:p w:rsidR="00000000" w:rsidDel="00000000" w:rsidP="00000000" w:rsidRDefault="00000000" w:rsidRPr="00000000" w14:paraId="0000005A">
            <w:pPr>
              <w:numPr>
                <w:ilvl w:val="0"/>
                <w:numId w:val="19"/>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Is consistently prepared for education activities, and the material is up-to-date</w:t>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ind w:left="360" w:firstLine="0"/>
              <w:rPr>
                <w:rFonts w:ascii="Arial Narrow" w:cs="Arial Narrow" w:eastAsia="Arial Narrow" w:hAnsi="Arial Narrow"/>
                <w:color w:val="000000"/>
              </w:rPr>
            </w:pPr>
            <w:r w:rsidDel="00000000" w:rsidR="00000000" w:rsidRPr="00000000">
              <w:rPr>
                <w:rtl w:val="0"/>
              </w:rPr>
            </w:r>
          </w:p>
        </w:tc>
        <w:tc>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0" w:line="240" w:lineRule="auto"/>
              <w:ind w:left="360" w:firstLine="0"/>
              <w:rPr>
                <w:rFonts w:ascii="Arial Narrow" w:cs="Arial Narrow" w:eastAsia="Arial Narrow" w:hAnsi="Arial Narrow"/>
                <w:color w:val="000000"/>
              </w:rPr>
            </w:pPr>
            <w:sdt>
              <w:sdtPr>
                <w:id w:val="-1401819021"/>
                <w:tag w:val="goog_rdk_0"/>
              </w:sdtPr>
              <w:sdtContent>
                <w:commentRangeStart w:id="0"/>
              </w:sdtContent>
            </w:sdt>
            <w:r w:rsidDel="00000000" w:rsidR="00000000" w:rsidRPr="00000000">
              <w:rPr>
                <w:rtl w:val="0"/>
              </w:rPr>
            </w:r>
          </w:p>
          <w:p w:rsidR="00000000" w:rsidDel="00000000" w:rsidP="00000000" w:rsidRDefault="00000000" w:rsidRPr="00000000" w14:paraId="0000005D">
            <w:pPr>
              <w:numPr>
                <w:ilvl w:val="0"/>
                <w:numId w:val="20"/>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Recognized by peers and learners as a skilled educator</w:t>
            </w:r>
            <w:r w:rsidDel="00000000" w:rsidR="00000000" w:rsidRPr="00000000">
              <w:rPr>
                <w:rtl w:val="0"/>
              </w:rPr>
            </w:r>
          </w:p>
          <w:p w:rsidR="00000000" w:rsidDel="00000000" w:rsidP="00000000" w:rsidRDefault="00000000" w:rsidRPr="00000000" w14:paraId="0000005E">
            <w:pPr>
              <w:numPr>
                <w:ilvl w:val="0"/>
                <w:numId w:val="20"/>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Seeks out and participates actively in educational activities </w:t>
            </w:r>
            <w:r w:rsidDel="00000000" w:rsidR="00000000" w:rsidRPr="00000000">
              <w:rPr>
                <w:rtl w:val="0"/>
              </w:rPr>
            </w:r>
          </w:p>
          <w:p w:rsidR="00000000" w:rsidDel="00000000" w:rsidP="00000000" w:rsidRDefault="00000000" w:rsidRPr="00000000" w14:paraId="0000005F">
            <w:pPr>
              <w:numPr>
                <w:ilvl w:val="0"/>
                <w:numId w:val="20"/>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Student evaluations, when available, show consistently above-average rankings</w:t>
            </w:r>
            <w:r w:rsidDel="00000000" w:rsidR="00000000" w:rsidRPr="00000000">
              <w:rPr>
                <w:rtl w:val="0"/>
              </w:rPr>
            </w:r>
          </w:p>
          <w:p w:rsidR="00000000" w:rsidDel="00000000" w:rsidP="00000000" w:rsidRDefault="00000000" w:rsidRPr="00000000" w14:paraId="00000060">
            <w:pPr>
              <w:numPr>
                <w:ilvl w:val="0"/>
                <w:numId w:val="20"/>
              </w:numPr>
              <w:spacing w:after="0" w:line="240" w:lineRule="auto"/>
              <w:ind w:left="36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Leads an education activity; develops novel education activities and materials</w:t>
            </w:r>
          </w:p>
          <w:p w:rsidR="00000000" w:rsidDel="00000000" w:rsidP="00000000" w:rsidRDefault="00000000" w:rsidRPr="00000000" w14:paraId="00000061">
            <w:pPr>
              <w:numPr>
                <w:ilvl w:val="0"/>
                <w:numId w:val="20"/>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Requested to speak on education </w:t>
            </w:r>
            <w:r w:rsidDel="00000000" w:rsidR="00000000" w:rsidRPr="00000000">
              <w:rPr>
                <w:rFonts w:ascii="Arial Narrow" w:cs="Arial Narrow" w:eastAsia="Arial Narrow" w:hAnsi="Arial Narrow"/>
                <w:rtl w:val="0"/>
              </w:rPr>
              <w:t xml:space="preserve">topics locally and regionally</w:t>
            </w:r>
            <w:r w:rsidDel="00000000" w:rsidR="00000000" w:rsidRPr="00000000">
              <w:rPr>
                <w:rtl w:val="0"/>
              </w:rPr>
            </w:r>
          </w:p>
          <w:p w:rsidR="00000000" w:rsidDel="00000000" w:rsidP="00000000" w:rsidRDefault="00000000" w:rsidRPr="00000000" w14:paraId="00000062">
            <w:pPr>
              <w:numPr>
                <w:ilvl w:val="0"/>
                <w:numId w:val="20"/>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color w:val="000000"/>
                <w:rtl w:val="0"/>
              </w:rPr>
              <w:t xml:space="preserve">Disseminates new educational insights, approaches, or materials through publications or online</w:t>
            </w:r>
          </w:p>
          <w:p w:rsidR="00000000" w:rsidDel="00000000" w:rsidP="00000000" w:rsidRDefault="00000000" w:rsidRPr="00000000" w14:paraId="00000063">
            <w:pPr>
              <w:numPr>
                <w:ilvl w:val="0"/>
                <w:numId w:val="20"/>
              </w:numPr>
              <w:pBdr>
                <w:top w:space="0" w:sz="0" w:val="nil"/>
                <w:left w:space="0" w:sz="0" w:val="nil"/>
                <w:bottom w:space="0" w:sz="0" w:val="nil"/>
                <w:right w:space="0" w:sz="0" w:val="nil"/>
                <w:between w:space="0" w:sz="0" w:val="nil"/>
              </w:pBdr>
              <w:spacing w:line="240" w:lineRule="auto"/>
              <w:ind w:left="360" w:hanging="36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Sits on </w:t>
            </w:r>
            <w:r w:rsidDel="00000000" w:rsidR="00000000" w:rsidRPr="00000000">
              <w:rPr>
                <w:rFonts w:ascii="Arial Narrow" w:cs="Arial Narrow" w:eastAsia="Arial Narrow" w:hAnsi="Arial Narrow"/>
                <w:rtl w:val="0"/>
              </w:rPr>
              <w:t xml:space="preserve">a departmental,  </w:t>
            </w:r>
            <w:r w:rsidDel="00000000" w:rsidR="00000000" w:rsidRPr="00000000">
              <w:rPr>
                <w:rFonts w:ascii="Arial Narrow" w:cs="Arial Narrow" w:eastAsia="Arial Narrow" w:hAnsi="Arial Narrow"/>
                <w:color w:val="000000"/>
                <w:rtl w:val="0"/>
              </w:rPr>
              <w:t xml:space="preserve">medical school</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color w:val="000000"/>
                <w:rtl w:val="0"/>
              </w:rPr>
              <w:t xml:space="preserve">or university education</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color w:val="000000"/>
                <w:rtl w:val="0"/>
              </w:rPr>
              <w:t xml:space="preserve">committee</w:t>
            </w:r>
          </w:p>
        </w:tc>
        <w:tc>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0" w:line="240" w:lineRule="auto"/>
              <w:ind w:left="360" w:firstLine="0"/>
              <w:rPr>
                <w:rFonts w:ascii="Arial Narrow" w:cs="Arial Narrow" w:eastAsia="Arial Narrow" w:hAnsi="Arial Narrow"/>
                <w:b w:val="1"/>
                <w:bCs w:val="1"/>
                <w:color w:val="000000"/>
              </w:rPr>
            </w:pPr>
            <w:r w:rsidDel="00000000" w:rsidR="00000000" w:rsidRPr="00000000">
              <w:rPr>
                <w:rtl w:val="0"/>
              </w:rPr>
            </w:r>
          </w:p>
          <w:p w:rsidR="00000000" w:rsidDel="00000000" w:rsidP="00000000" w:rsidRDefault="00000000" w:rsidRPr="00000000" w14:paraId="00000065">
            <w:pPr>
              <w:numPr>
                <w:ilvl w:val="0"/>
                <w:numId w:val="13"/>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rtl w:val="0"/>
              </w:rPr>
              <w:t xml:space="preserve">Nominated for, or r</w:t>
            </w:r>
            <w:r w:rsidDel="00000000" w:rsidR="00000000" w:rsidRPr="00000000">
              <w:rPr>
                <w:rFonts w:ascii="Arial Narrow" w:cs="Arial Narrow" w:eastAsia="Arial Narrow" w:hAnsi="Arial Narrow"/>
                <w:b w:val="1"/>
                <w:bCs w:val="1"/>
                <w:color w:val="000000"/>
                <w:rtl w:val="0"/>
              </w:rPr>
              <w:t xml:space="preserve">eceives </w:t>
            </w:r>
            <w:r w:rsidDel="00000000" w:rsidR="00000000" w:rsidRPr="00000000">
              <w:rPr>
                <w:rFonts w:ascii="Arial Narrow" w:cs="Arial Narrow" w:eastAsia="Arial Narrow" w:hAnsi="Arial Narrow"/>
                <w:b w:val="1"/>
                <w:bCs w:val="1"/>
                <w:rtl w:val="0"/>
              </w:rPr>
              <w:t xml:space="preserve">an </w:t>
            </w:r>
            <w:r w:rsidDel="00000000" w:rsidR="00000000" w:rsidRPr="00000000">
              <w:rPr>
                <w:rFonts w:ascii="Arial Narrow" w:cs="Arial Narrow" w:eastAsia="Arial Narrow" w:hAnsi="Arial Narrow"/>
                <w:b w:val="1"/>
                <w:bCs w:val="1"/>
                <w:color w:val="000000"/>
                <w:rtl w:val="0"/>
              </w:rPr>
              <w:t xml:space="preserve">award or recognition as a </w:t>
            </w:r>
            <w:r w:rsidDel="00000000" w:rsidR="00000000" w:rsidRPr="00000000">
              <w:rPr>
                <w:rFonts w:ascii="Arial Narrow" w:cs="Arial Narrow" w:eastAsia="Arial Narrow" w:hAnsi="Arial Narrow"/>
                <w:b w:val="1"/>
                <w:bCs w:val="1"/>
                <w:rtl w:val="0"/>
              </w:rPr>
              <w:t xml:space="preserve">talented</w:t>
            </w:r>
            <w:r w:rsidDel="00000000" w:rsidR="00000000" w:rsidRPr="00000000">
              <w:rPr>
                <w:rFonts w:ascii="Arial Narrow" w:cs="Arial Narrow" w:eastAsia="Arial Narrow" w:hAnsi="Arial Narrow"/>
                <w:b w:val="1"/>
                <w:bCs w:val="1"/>
                <w:color w:val="000000"/>
                <w:rtl w:val="0"/>
              </w:rPr>
              <w:t xml:space="preserve"> </w:t>
            </w:r>
            <w:r w:rsidDel="00000000" w:rsidR="00000000" w:rsidRPr="00000000">
              <w:rPr>
                <w:rFonts w:ascii="Arial Narrow" w:cs="Arial Narrow" w:eastAsia="Arial Narrow" w:hAnsi="Arial Narrow"/>
                <w:b w:val="1"/>
                <w:bCs w:val="1"/>
                <w:rtl w:val="0"/>
              </w:rPr>
              <w:t xml:space="preserve">educator</w:t>
            </w:r>
            <w:r w:rsidDel="00000000" w:rsidR="00000000" w:rsidRPr="00000000">
              <w:rPr>
                <w:rFonts w:ascii="Arial Narrow" w:cs="Arial Narrow" w:eastAsia="Arial Narrow" w:hAnsi="Arial Narrow"/>
                <w:b w:val="1"/>
                <w:bCs w:val="1"/>
                <w:color w:val="000000"/>
                <w:rtl w:val="0"/>
              </w:rPr>
              <w:t xml:space="preserve"> (from trainees, CME, patients, families</w:t>
            </w:r>
            <w:r w:rsidDel="00000000" w:rsidR="00000000" w:rsidRPr="00000000">
              <w:rPr>
                <w:rFonts w:ascii="Arial Narrow" w:cs="Arial Narrow" w:eastAsia="Arial Narrow" w:hAnsi="Arial Narrow"/>
                <w:b w:val="1"/>
                <w:bCs w:val="1"/>
                <w:rtl w:val="0"/>
              </w:rPr>
              <w:t xml:space="preserve">, public</w:t>
            </w:r>
            <w:r w:rsidDel="00000000" w:rsidR="00000000" w:rsidRPr="00000000">
              <w:rPr>
                <w:rFonts w:ascii="Arial Narrow" w:cs="Arial Narrow" w:eastAsia="Arial Narrow" w:hAnsi="Arial Narrow"/>
                <w:b w:val="1"/>
                <w:bCs w:val="1"/>
                <w:color w:val="000000"/>
                <w:rtl w:val="0"/>
              </w:rPr>
              <w:t xml:space="preserve">) </w:t>
            </w:r>
          </w:p>
          <w:p w:rsidR="00000000" w:rsidDel="00000000" w:rsidP="00000000" w:rsidRDefault="00000000" w:rsidRPr="00000000" w14:paraId="00000066">
            <w:pPr>
              <w:numPr>
                <w:ilvl w:val="0"/>
                <w:numId w:val="13"/>
              </w:numPr>
              <w:spacing w:after="0" w:line="240" w:lineRule="auto"/>
              <w:ind w:left="360" w:hanging="360"/>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Is highly active in education activities; holds a formal education leadership position</w:t>
            </w:r>
            <w:r w:rsidDel="00000000" w:rsidR="00000000" w:rsidRPr="00000000">
              <w:rPr>
                <w:rtl w:val="0"/>
              </w:rPr>
            </w:r>
          </w:p>
          <w:p w:rsidR="00000000" w:rsidDel="00000000" w:rsidP="00000000" w:rsidRDefault="00000000" w:rsidRPr="00000000" w14:paraId="00000067">
            <w:pPr>
              <w:numPr>
                <w:ilvl w:val="0"/>
                <w:numId w:val="13"/>
              </w:numPr>
              <w:spacing w:after="0" w:line="240" w:lineRule="auto"/>
              <w:ind w:left="3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Sought out by learners and junior faculty as an education mentor and advisor; student evaluations, when available, show consistently high rankings</w:t>
            </w:r>
          </w:p>
          <w:p w:rsidR="00000000" w:rsidDel="00000000" w:rsidP="00000000" w:rsidRDefault="00000000" w:rsidRPr="00000000" w14:paraId="00000068">
            <w:pPr>
              <w:numPr>
                <w:ilvl w:val="0"/>
                <w:numId w:val="13"/>
              </w:numPr>
              <w:spacing w:after="0" w:line="240" w:lineRule="auto"/>
              <w:ind w:left="36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Has developed innovative education approaches or technologies that have significantly changed education programs locally</w:t>
            </w:r>
            <w:r w:rsidDel="00000000" w:rsidR="00000000" w:rsidRPr="00000000">
              <w:rPr>
                <w:rtl w:val="0"/>
              </w:rPr>
            </w:r>
          </w:p>
          <w:p w:rsidR="00000000" w:rsidDel="00000000" w:rsidP="00000000" w:rsidRDefault="00000000" w:rsidRPr="00000000" w14:paraId="00000069">
            <w:pPr>
              <w:numPr>
                <w:ilvl w:val="0"/>
                <w:numId w:val="13"/>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color w:val="000000"/>
                <w:rtl w:val="0"/>
              </w:rPr>
              <w:t xml:space="preserve">Requested to speak on education topics nationally or internationally </w:t>
            </w:r>
          </w:p>
          <w:p w:rsidR="00000000" w:rsidDel="00000000" w:rsidP="00000000" w:rsidRDefault="00000000" w:rsidRPr="00000000" w14:paraId="0000006A">
            <w:pPr>
              <w:numPr>
                <w:ilvl w:val="0"/>
                <w:numId w:val="13"/>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First or last author in an education-focused publication in a peer-reviewed journal</w:t>
            </w:r>
            <w:r w:rsidDel="00000000" w:rsidR="00000000" w:rsidRPr="00000000">
              <w:rPr>
                <w:rtl w:val="0"/>
              </w:rPr>
            </w:r>
          </w:p>
          <w:p w:rsidR="00000000" w:rsidDel="00000000" w:rsidP="00000000" w:rsidRDefault="00000000" w:rsidRPr="00000000" w14:paraId="0000006B">
            <w:pPr>
              <w:numPr>
                <w:ilvl w:val="0"/>
                <w:numId w:val="13"/>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Serves on the editorial board of an education journal</w:t>
            </w:r>
          </w:p>
          <w:p w:rsidR="00000000" w:rsidDel="00000000" w:rsidP="00000000" w:rsidRDefault="00000000" w:rsidRPr="00000000" w14:paraId="0000006C">
            <w:pPr>
              <w:numPr>
                <w:ilvl w:val="0"/>
                <w:numId w:val="13"/>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Serves on national-level committees related to education </w:t>
            </w:r>
          </w:p>
          <w:p w:rsidR="00000000" w:rsidDel="00000000" w:rsidP="00000000" w:rsidRDefault="00000000" w:rsidRPr="00000000" w14:paraId="0000006D">
            <w:pPr>
              <w:numPr>
                <w:ilvl w:val="0"/>
                <w:numId w:val="13"/>
              </w:numPr>
              <w:pBdr>
                <w:top w:space="0" w:sz="0" w:val="nil"/>
                <w:left w:space="0" w:sz="0" w:val="nil"/>
                <w:bottom w:space="0" w:sz="0" w:val="nil"/>
                <w:right w:space="0" w:sz="0" w:val="nil"/>
                <w:between w:space="0" w:sz="0" w:val="nil"/>
              </w:pBdr>
              <w:spacing w:line="240" w:lineRule="auto"/>
              <w:ind w:left="3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Demonstrates successful grant funding for education activities through an internal or external peer-reviewed process </w:t>
            </w:r>
          </w:p>
        </w:tc>
      </w:tr>
    </w:tbl>
    <w:p w:rsidR="00000000" w:rsidDel="00000000" w:rsidP="00000000" w:rsidRDefault="00000000" w:rsidRPr="00000000" w14:paraId="0000006E">
      <w:pPr>
        <w:pageBreakBefore w:val="0"/>
        <w:rPr/>
      </w:pPr>
      <w:commentRangeEnd w:id="0"/>
      <w:r w:rsidDel="00000000" w:rsidR="00000000" w:rsidRPr="00000000">
        <w:commentReference w:id="0"/>
      </w:r>
      <w:r w:rsidDel="00000000" w:rsidR="00000000" w:rsidRPr="00000000">
        <w:rPr>
          <w:rtl w:val="0"/>
        </w:rPr>
      </w:r>
    </w:p>
    <w:tbl>
      <w:tblPr>
        <w:tblStyle w:val="Table3"/>
        <w:tblW w:w="15030.0" w:type="dxa"/>
        <w:jc w:val="left"/>
        <w:tblInd w:w="-10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35"/>
        <w:gridCol w:w="2670"/>
        <w:gridCol w:w="3765"/>
        <w:gridCol w:w="3510"/>
        <w:tblGridChange w:id="0">
          <w:tblGrid>
            <w:gridCol w:w="2550"/>
            <w:gridCol w:w="2535"/>
            <w:gridCol w:w="2670"/>
            <w:gridCol w:w="3765"/>
            <w:gridCol w:w="3510"/>
          </w:tblGrid>
        </w:tblGridChange>
      </w:tblGrid>
      <w:tr>
        <w:trPr>
          <w:cantSplit w:val="0"/>
          <w:trHeight w:val="8775" w:hRule="atLeast"/>
          <w:tblHeader w:val="0"/>
        </w:trPr>
        <w:tc>
          <w:tcPr>
            <w:shd w:fill="f7cbac" w:val="clear"/>
            <w:vAlign w:val="center"/>
          </w:tcPr>
          <w:p w:rsidR="00000000" w:rsidDel="00000000" w:rsidP="00000000" w:rsidRDefault="00000000" w:rsidRPr="00000000" w14:paraId="0000006F">
            <w:pPr>
              <w:rPr>
                <w:sz w:val="20"/>
                <w:szCs w:val="20"/>
              </w:rPr>
            </w:pPr>
            <w:r w:rsidDel="00000000" w:rsidR="00000000" w:rsidRPr="00000000">
              <w:rPr>
                <w:b w:val="1"/>
                <w:bCs w:val="1"/>
                <w:sz w:val="28"/>
                <w:szCs w:val="28"/>
                <w:u w:val="single"/>
                <w:rtl w:val="0"/>
              </w:rPr>
              <w:t xml:space="preserve">RESEARCH PERFORMANCE CRITERIA</w:t>
            </w:r>
            <w:r w:rsidDel="00000000" w:rsidR="00000000" w:rsidRPr="00000000">
              <w:rPr>
                <w:rtl w:val="0"/>
              </w:rPr>
            </w:r>
          </w:p>
          <w:p w:rsidR="00000000" w:rsidDel="00000000" w:rsidP="00000000" w:rsidRDefault="00000000" w:rsidRPr="00000000" w14:paraId="00000070">
            <w:pPr>
              <w:rPr>
                <w:sz w:val="20"/>
                <w:szCs w:val="20"/>
              </w:rPr>
            </w:pPr>
            <w:r w:rsidDel="00000000" w:rsidR="00000000" w:rsidRPr="00000000">
              <w:rPr>
                <w:rtl w:val="0"/>
              </w:rPr>
            </w:r>
          </w:p>
          <w:p w:rsidR="00000000" w:rsidDel="00000000" w:rsidP="00000000" w:rsidRDefault="00000000" w:rsidRPr="00000000" w14:paraId="00000071">
            <w:pPr>
              <w:rPr>
                <w:sz w:val="20"/>
                <w:szCs w:val="20"/>
              </w:rPr>
            </w:pPr>
            <w:r w:rsidDel="00000000" w:rsidR="00000000" w:rsidRPr="00000000">
              <w:rPr>
                <w:sz w:val="20"/>
                <w:szCs w:val="20"/>
                <w:rtl w:val="0"/>
              </w:rPr>
              <w:t xml:space="preserve">ALL FACULTY WITH aFTE FOR RESEARCH ARE EXPECTED TO MEET MOSTLY  2s and 3s </w:t>
            </w:r>
          </w:p>
          <w:p w:rsidR="00000000" w:rsidDel="00000000" w:rsidP="00000000" w:rsidRDefault="00000000" w:rsidRPr="00000000" w14:paraId="00000072">
            <w:pPr>
              <w:rPr>
                <w:sz w:val="20"/>
                <w:szCs w:val="20"/>
              </w:rPr>
            </w:pPr>
            <w:r w:rsidDel="00000000" w:rsidR="00000000" w:rsidRPr="00000000">
              <w:rPr>
                <w:sz w:val="20"/>
                <w:szCs w:val="20"/>
                <w:rtl w:val="0"/>
              </w:rPr>
              <w:t xml:space="preserve">FACULTY SEEKING PROMOTION IN THE </w:t>
            </w:r>
            <w:r w:rsidDel="00000000" w:rsidR="00000000" w:rsidRPr="00000000">
              <w:rPr>
                <w:b w:val="1"/>
                <w:bCs w:val="1"/>
                <w:i w:val="1"/>
                <w:iCs w:val="1"/>
                <w:sz w:val="20"/>
                <w:szCs w:val="20"/>
                <w:rtl w:val="0"/>
              </w:rPr>
              <w:t xml:space="preserve">ACADEMIC TRACK, RESEARCH FOCUS</w:t>
            </w:r>
            <w:r w:rsidDel="00000000" w:rsidR="00000000" w:rsidRPr="00000000">
              <w:rPr>
                <w:sz w:val="20"/>
                <w:szCs w:val="20"/>
                <w:rtl w:val="0"/>
              </w:rPr>
              <w:t xml:space="preserve"> ARE EXPECTED TO MEET MOSTLY 3s AND 4s. </w:t>
            </w:r>
          </w:p>
          <w:p w:rsidR="00000000" w:rsidDel="00000000" w:rsidP="00000000" w:rsidRDefault="00000000" w:rsidRPr="00000000" w14:paraId="00000073">
            <w:pPr>
              <w:rPr>
                <w:sz w:val="20"/>
                <w:szCs w:val="20"/>
              </w:rPr>
            </w:pPr>
            <w:r w:rsidDel="00000000" w:rsidR="00000000" w:rsidRPr="00000000">
              <w:rPr>
                <w:sz w:val="20"/>
                <w:szCs w:val="20"/>
                <w:rtl w:val="0"/>
              </w:rPr>
              <w:t xml:space="preserve">THEY MUST ALSO MEET AT LEAST  2 OF THE BOLDED CRITERIA, INCLUDING AT LEAST TWO SCHOLARLY PEER-REVIEWED PUBLICATIONS PER YEAR AS FIRST OR SENIOR AUTHOR; AND HAVE EXTERNAL RESEARCH FUNDING.</w:t>
            </w:r>
          </w:p>
          <w:p w:rsidR="00000000" w:rsidDel="00000000" w:rsidP="00000000" w:rsidRDefault="00000000" w:rsidRPr="00000000" w14:paraId="00000074">
            <w:pPr>
              <w:ind w:left="720" w:firstLine="0"/>
              <w:rPr>
                <w:i w:val="1"/>
                <w:iCs w:val="1"/>
                <w:sz w:val="18"/>
                <w:szCs w:val="18"/>
              </w:rPr>
            </w:pPr>
            <w:r w:rsidDel="00000000" w:rsidR="00000000" w:rsidRPr="00000000">
              <w:rPr>
                <w:rtl w:val="0"/>
              </w:rPr>
            </w:r>
          </w:p>
          <w:p w:rsidR="00000000" w:rsidDel="00000000" w:rsidP="00000000" w:rsidRDefault="00000000" w:rsidRPr="00000000" w14:paraId="00000075">
            <w:pPr>
              <w:ind w:left="0" w:firstLine="0"/>
              <w:rPr>
                <w:sz w:val="20"/>
                <w:szCs w:val="20"/>
              </w:rPr>
            </w:pPr>
            <w:r w:rsidDel="00000000" w:rsidR="00000000" w:rsidRPr="00000000">
              <w:rPr>
                <w:rtl w:val="0"/>
              </w:rPr>
            </w:r>
          </w:p>
        </w:tc>
        <w:tc>
          <w:tcPr/>
          <w:p w:rsidR="00000000" w:rsidDel="00000000" w:rsidP="00000000" w:rsidRDefault="00000000" w:rsidRPr="00000000" w14:paraId="00000076">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rFonts w:ascii="Arial Narrow" w:cs="Arial Narrow" w:eastAsia="Arial Narrow" w:hAnsi="Arial Narrow"/>
                <w:color w:val="000000"/>
                <w:rtl w:val="0"/>
              </w:rPr>
              <w:t xml:space="preserve">Does not have a current well-defined and active </w:t>
            </w:r>
            <w:r w:rsidDel="00000000" w:rsidR="00000000" w:rsidRPr="00000000">
              <w:rPr>
                <w:rFonts w:ascii="Arial Narrow" w:cs="Arial Narrow" w:eastAsia="Arial Narrow" w:hAnsi="Arial Narrow"/>
                <w:rtl w:val="0"/>
              </w:rPr>
              <w:t xml:space="preserve">research project </w:t>
            </w:r>
            <w:r w:rsidDel="00000000" w:rsidR="00000000" w:rsidRPr="00000000">
              <w:rPr>
                <w:rtl w:val="0"/>
              </w:rPr>
            </w:r>
          </w:p>
          <w:p w:rsidR="00000000" w:rsidDel="00000000" w:rsidP="00000000" w:rsidRDefault="00000000" w:rsidRPr="00000000" w14:paraId="00000077">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rFonts w:ascii="Arial Narrow" w:cs="Arial Narrow" w:eastAsia="Arial Narrow" w:hAnsi="Arial Narrow"/>
                <w:color w:val="000000"/>
                <w:rtl w:val="0"/>
              </w:rPr>
              <w:t xml:space="preserve">Does not currently carry any research funding from any sources</w:t>
            </w:r>
            <w:r w:rsidDel="00000000" w:rsidR="00000000" w:rsidRPr="00000000">
              <w:rPr>
                <w:rtl w:val="0"/>
              </w:rPr>
            </w:r>
          </w:p>
          <w:p w:rsidR="00000000" w:rsidDel="00000000" w:rsidP="00000000" w:rsidRDefault="00000000" w:rsidRPr="00000000" w14:paraId="00000078">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rFonts w:ascii="Arial Narrow" w:cs="Arial Narrow" w:eastAsia="Arial Narrow" w:hAnsi="Arial Narrow"/>
                <w:color w:val="000000"/>
                <w:rtl w:val="0"/>
              </w:rPr>
              <w:t xml:space="preserve">No </w:t>
            </w:r>
            <w:r w:rsidDel="00000000" w:rsidR="00000000" w:rsidRPr="00000000">
              <w:rPr>
                <w:rFonts w:ascii="Arial Narrow" w:cs="Arial Narrow" w:eastAsia="Arial Narrow" w:hAnsi="Arial Narrow"/>
                <w:rtl w:val="0"/>
              </w:rPr>
              <w:t xml:space="preserve">national institute or foundation </w:t>
            </w:r>
            <w:r w:rsidDel="00000000" w:rsidR="00000000" w:rsidRPr="00000000">
              <w:rPr>
                <w:rFonts w:ascii="Arial Narrow" w:cs="Arial Narrow" w:eastAsia="Arial Narrow" w:hAnsi="Arial Narrow"/>
                <w:color w:val="000000"/>
                <w:rtl w:val="0"/>
              </w:rPr>
              <w:t xml:space="preserve">grant submissions in </w:t>
            </w:r>
            <w:r w:rsidDel="00000000" w:rsidR="00000000" w:rsidRPr="00000000">
              <w:rPr>
                <w:rFonts w:ascii="Arial Narrow" w:cs="Arial Narrow" w:eastAsia="Arial Narrow" w:hAnsi="Arial Narrow"/>
                <w:rtl w:val="0"/>
              </w:rPr>
              <w:t xml:space="preserve">the </w:t>
            </w:r>
            <w:r w:rsidDel="00000000" w:rsidR="00000000" w:rsidRPr="00000000">
              <w:rPr>
                <w:rFonts w:ascii="Arial Narrow" w:cs="Arial Narrow" w:eastAsia="Arial Narrow" w:hAnsi="Arial Narrow"/>
                <w:color w:val="000000"/>
                <w:rtl w:val="0"/>
              </w:rPr>
              <w:t xml:space="preserve">prior year</w:t>
            </w:r>
            <w:r w:rsidDel="00000000" w:rsidR="00000000" w:rsidRPr="00000000">
              <w:rPr>
                <w:rtl w:val="0"/>
              </w:rPr>
            </w:r>
          </w:p>
          <w:p w:rsidR="00000000" w:rsidDel="00000000" w:rsidP="00000000" w:rsidRDefault="00000000" w:rsidRPr="00000000" w14:paraId="00000079">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rFonts w:ascii="Arial Narrow" w:cs="Arial Narrow" w:eastAsia="Arial Narrow" w:hAnsi="Arial Narrow"/>
                <w:color w:val="000000"/>
                <w:rtl w:val="0"/>
              </w:rPr>
              <w:t xml:space="preserve">No first/last author publications in </w:t>
            </w:r>
            <w:r w:rsidDel="00000000" w:rsidR="00000000" w:rsidRPr="00000000">
              <w:rPr>
                <w:rFonts w:ascii="Arial Narrow" w:cs="Arial Narrow" w:eastAsia="Arial Narrow" w:hAnsi="Arial Narrow"/>
                <w:rtl w:val="0"/>
              </w:rPr>
              <w:t xml:space="preserve">the </w:t>
            </w:r>
            <w:r w:rsidDel="00000000" w:rsidR="00000000" w:rsidRPr="00000000">
              <w:rPr>
                <w:rFonts w:ascii="Arial Narrow" w:cs="Arial Narrow" w:eastAsia="Arial Narrow" w:hAnsi="Arial Narrow"/>
                <w:color w:val="000000"/>
                <w:rtl w:val="0"/>
              </w:rPr>
              <w:t xml:space="preserve">prior year</w:t>
            </w:r>
            <w:r w:rsidDel="00000000" w:rsidR="00000000" w:rsidRPr="00000000">
              <w:rPr>
                <w:rtl w:val="0"/>
              </w:rPr>
            </w:r>
          </w:p>
          <w:p w:rsidR="00000000" w:rsidDel="00000000" w:rsidP="00000000" w:rsidRDefault="00000000" w:rsidRPr="00000000" w14:paraId="0000007A">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rFonts w:ascii="Arial Narrow" w:cs="Arial Narrow" w:eastAsia="Arial Narrow" w:hAnsi="Arial Narrow"/>
                <w:color w:val="000000"/>
                <w:rtl w:val="0"/>
              </w:rPr>
              <w:t xml:space="preserve">No research mentor</w:t>
            </w:r>
            <w:r w:rsidDel="00000000" w:rsidR="00000000" w:rsidRPr="00000000">
              <w:rPr>
                <w:rFonts w:ascii="Arial Narrow" w:cs="Arial Narrow" w:eastAsia="Arial Narrow" w:hAnsi="Arial Narrow"/>
                <w:rtl w:val="0"/>
              </w:rPr>
              <w:t xml:space="preserve">ship</w:t>
            </w:r>
            <w:r w:rsidDel="00000000" w:rsidR="00000000" w:rsidRPr="00000000">
              <w:rPr>
                <w:rFonts w:ascii="Arial Narrow" w:cs="Arial Narrow" w:eastAsia="Arial Narrow" w:hAnsi="Arial Narrow"/>
                <w:color w:val="000000"/>
                <w:rtl w:val="0"/>
              </w:rPr>
              <w:t xml:space="preserve"> activities</w:t>
            </w:r>
            <w:r w:rsidDel="00000000" w:rsidR="00000000" w:rsidRPr="00000000">
              <w:rPr>
                <w:rtl w:val="0"/>
              </w:rPr>
            </w:r>
          </w:p>
          <w:p w:rsidR="00000000" w:rsidDel="00000000" w:rsidP="00000000" w:rsidRDefault="00000000" w:rsidRPr="00000000" w14:paraId="0000007B">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rFonts w:ascii="Arial Narrow" w:cs="Arial Narrow" w:eastAsia="Arial Narrow" w:hAnsi="Arial Narrow"/>
                <w:color w:val="000000"/>
                <w:rtl w:val="0"/>
              </w:rPr>
              <w:t xml:space="preserve">No active collaborative work with a funded study</w:t>
            </w:r>
            <w:r w:rsidDel="00000000" w:rsidR="00000000" w:rsidRPr="00000000">
              <w:rPr>
                <w:rtl w:val="0"/>
              </w:rPr>
            </w:r>
          </w:p>
          <w:p w:rsidR="00000000" w:rsidDel="00000000" w:rsidP="00000000" w:rsidRDefault="00000000" w:rsidRPr="00000000" w14:paraId="0000007C">
            <w:pPr>
              <w:numPr>
                <w:ilvl w:val="0"/>
                <w:numId w:val="9"/>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rFonts w:ascii="Arial Narrow" w:cs="Arial Narrow" w:eastAsia="Arial Narrow" w:hAnsi="Arial Narrow"/>
                <w:color w:val="000000"/>
                <w:rtl w:val="0"/>
              </w:rPr>
              <w:t xml:space="preserve">No presentations at national or international conferences in </w:t>
            </w:r>
            <w:r w:rsidDel="00000000" w:rsidR="00000000" w:rsidRPr="00000000">
              <w:rPr>
                <w:rFonts w:ascii="Arial Narrow" w:cs="Arial Narrow" w:eastAsia="Arial Narrow" w:hAnsi="Arial Narrow"/>
                <w:rtl w:val="0"/>
              </w:rPr>
              <w:t xml:space="preserve">the </w:t>
            </w:r>
            <w:r w:rsidDel="00000000" w:rsidR="00000000" w:rsidRPr="00000000">
              <w:rPr>
                <w:rFonts w:ascii="Arial Narrow" w:cs="Arial Narrow" w:eastAsia="Arial Narrow" w:hAnsi="Arial Narrow"/>
                <w:color w:val="000000"/>
                <w:rtl w:val="0"/>
              </w:rPr>
              <w:t xml:space="preserve">prior year</w:t>
            </w:r>
            <w:r w:rsidDel="00000000" w:rsidR="00000000" w:rsidRPr="00000000">
              <w:rPr>
                <w:rtl w:val="0"/>
              </w:rPr>
            </w:r>
          </w:p>
          <w:p w:rsidR="00000000" w:rsidDel="00000000" w:rsidP="00000000" w:rsidRDefault="00000000" w:rsidRPr="00000000" w14:paraId="0000007D">
            <w:pPr>
              <w:numPr>
                <w:ilvl w:val="0"/>
                <w:numId w:val="9"/>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Did not attend any Faculty Research Forum events in the prior year</w:t>
            </w:r>
          </w:p>
          <w:sdt>
            <w:sdtPr>
              <w:id w:val="-876572826"/>
              <w:tag w:val="goog_rdk_2"/>
            </w:sdtPr>
            <w:sdtContent>
              <w:p w:rsidR="00000000" w:rsidDel="00000000" w:rsidP="00000000" w:rsidRDefault="00000000" w:rsidRPr="00000000" w14:paraId="0000007E">
                <w:pPr>
                  <w:numPr>
                    <w:ilvl w:val="0"/>
                    <w:numId w:val="9"/>
                  </w:numPr>
                  <w:pBdr>
                    <w:top w:space="0" w:sz="0" w:val="nil"/>
                    <w:left w:space="0" w:sz="0" w:val="nil"/>
                    <w:bottom w:space="0" w:sz="0" w:val="nil"/>
                    <w:right w:space="0" w:sz="0" w:val="nil"/>
                    <w:between w:space="0" w:sz="0" w:val="nil"/>
                  </w:pBdr>
                  <w:spacing w:after="0" w:lineRule="auto"/>
                  <w:ind w:left="360" w:hanging="360"/>
                  <w:rPr>
                    <w:ins w:author="Jeffrey Wozniak" w:id="0" w:date="2026-03-08T18:18:29Z"/>
                    <w:rFonts w:ascii="Arial Narrow" w:cs="Arial Narrow" w:eastAsia="Arial Narrow" w:hAnsi="Arial Narrow"/>
                    <w:sz w:val="24"/>
                    <w:szCs w:val="24"/>
                  </w:rPr>
                </w:pPr>
                <w:r w:rsidDel="00000000" w:rsidR="00000000" w:rsidRPr="00000000">
                  <w:rPr>
                    <w:rFonts w:ascii="Arial Narrow" w:cs="Arial Narrow" w:eastAsia="Arial Narrow" w:hAnsi="Arial Narrow"/>
                    <w:rtl w:val="0"/>
                  </w:rPr>
                  <w:t xml:space="preserve">Did not attend the Grant Writing Group in the prior year</w:t>
                </w:r>
                <w:sdt>
                  <w:sdtPr>
                    <w:id w:val="483191437"/>
                    <w:tag w:val="goog_rdk_1"/>
                  </w:sdtPr>
                  <w:sdtContent>
                    <w:ins w:author="Jeffrey Wozniak" w:id="0" w:date="2026-03-08T18:18:29Z">
                      <w:r w:rsidDel="00000000" w:rsidR="00000000" w:rsidRPr="00000000">
                        <w:rPr>
                          <w:rtl w:val="0"/>
                        </w:rPr>
                      </w:r>
                    </w:ins>
                  </w:sdtContent>
                </w:sdt>
              </w:p>
            </w:sdtContent>
          </w:sdt>
          <w:sdt>
            <w:sdtPr>
              <w:id w:val="-665369752"/>
              <w:tag w:val="goog_rdk_5"/>
            </w:sdtPr>
            <w:sdtContent>
              <w:p w:rsidR="00000000" w:rsidDel="00000000" w:rsidP="00000000" w:rsidRDefault="00000000" w:rsidRPr="00000000" w14:paraId="0000007F">
                <w:pPr>
                  <w:numPr>
                    <w:ilvl w:val="0"/>
                    <w:numId w:val="9"/>
                  </w:numPr>
                  <w:pBdr>
                    <w:top w:space="0" w:sz="0" w:val="nil"/>
                    <w:left w:space="0" w:sz="0" w:val="nil"/>
                    <w:bottom w:space="0" w:sz="0" w:val="nil"/>
                    <w:right w:space="0" w:sz="0" w:val="nil"/>
                    <w:between w:space="0" w:sz="0" w:val="nil"/>
                  </w:pBdr>
                  <w:spacing w:after="0" w:lineRule="auto"/>
                  <w:ind w:left="360" w:hanging="360"/>
                  <w:rPr>
                    <w:u w:val="none"/>
                    <w:rPrChange w:author="Jeffrey Wozniak" w:id="1" w:date="2026-03-08T18:18:29Z">
                      <w:rPr>
                        <w:rFonts w:ascii="Arial Narrow" w:cs="Arial Narrow" w:eastAsia="Arial Narrow" w:hAnsi="Arial Narrow"/>
                        <w:sz w:val="24"/>
                        <w:szCs w:val="24"/>
                      </w:rPr>
                    </w:rPrChange>
                  </w:rPr>
                  <w:pPrChange w:author="Jeffrey Wozniak" w:id="0" w:date="2026-03-08T18:18:29Z">
                    <w:pPr>
                      <w:numPr>
                        <w:ilvl w:val="0"/>
                        <w:numId w:val="9"/>
                      </w:numPr>
                      <w:pBdr>
                        <w:top w:space="0" w:sz="0" w:val="nil"/>
                        <w:left w:space="0" w:sz="0" w:val="nil"/>
                        <w:bottom w:space="0" w:sz="0" w:val="nil"/>
                        <w:right w:space="0" w:sz="0" w:val="nil"/>
                        <w:between w:space="0" w:sz="0" w:val="nil"/>
                      </w:pBdr>
                      <w:spacing w:after="0" w:lineRule="auto"/>
                      <w:ind w:left="360" w:hanging="360"/>
                    </w:pPr>
                  </w:pPrChange>
                </w:pPr>
                <w:sdt>
                  <w:sdtPr>
                    <w:id w:val="1981185531"/>
                    <w:tag w:val="goog_rdk_3"/>
                  </w:sdtPr>
                  <w:sdtContent>
                    <w:ins w:author="Jeffrey Wozniak" w:id="0" w:date="2026-03-08T18:18:29Z">
                      <w:r w:rsidDel="00000000" w:rsidR="00000000" w:rsidRPr="00000000">
                        <w:rPr>
                          <w:rFonts w:ascii="Arial Narrow" w:cs="Arial Narrow" w:eastAsia="Arial Narrow" w:hAnsi="Arial Narrow"/>
                          <w:rtl w:val="0"/>
                        </w:rPr>
                        <w:t xml:space="preserve">Has compliance / research conduct problems.</w:t>
                      </w:r>
                    </w:ins>
                  </w:sdtContent>
                </w:sdt>
                <w:sdt>
                  <w:sdtPr>
                    <w:id w:val="-979883586"/>
                    <w:tag w:val="goog_rdk_4"/>
                  </w:sdtPr>
                  <w:sdtContent>
                    <w:r w:rsidDel="00000000" w:rsidR="00000000" w:rsidRPr="00000000">
                      <w:rPr>
                        <w:rtl w:val="0"/>
                      </w:rPr>
                    </w:r>
                  </w:sdtContent>
                </w:sdt>
              </w:p>
            </w:sdtContent>
          </w:sdt>
        </w:tc>
        <w:tc>
          <w:tcPr/>
          <w:p w:rsidR="00000000" w:rsidDel="00000000" w:rsidP="00000000" w:rsidRDefault="00000000" w:rsidRPr="00000000" w14:paraId="00000080">
            <w:pPr>
              <w:numPr>
                <w:ilvl w:val="0"/>
                <w:numId w:val="10"/>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rFonts w:ascii="Arial Narrow" w:cs="Arial Narrow" w:eastAsia="Arial Narrow" w:hAnsi="Arial Narrow"/>
                <w:color w:val="000000"/>
                <w:rtl w:val="0"/>
              </w:rPr>
              <w:t xml:space="preserve">Is conducting </w:t>
            </w:r>
            <w:r w:rsidDel="00000000" w:rsidR="00000000" w:rsidRPr="00000000">
              <w:rPr>
                <w:rFonts w:ascii="Arial Narrow" w:cs="Arial Narrow" w:eastAsia="Arial Narrow" w:hAnsi="Arial Narrow"/>
                <w:rtl w:val="0"/>
              </w:rPr>
              <w:t xml:space="preserve">1</w:t>
            </w:r>
            <w:r w:rsidDel="00000000" w:rsidR="00000000" w:rsidRPr="00000000">
              <w:rPr>
                <w:rFonts w:ascii="Arial Narrow" w:cs="Arial Narrow" w:eastAsia="Arial Narrow" w:hAnsi="Arial Narrow"/>
                <w:color w:val="000000"/>
                <w:rtl w:val="0"/>
              </w:rPr>
              <w:t xml:space="preserve"> well-defined research project</w:t>
            </w:r>
            <w:r w:rsidDel="00000000" w:rsidR="00000000" w:rsidRPr="00000000">
              <w:rPr>
                <w:rtl w:val="0"/>
              </w:rPr>
            </w:r>
          </w:p>
          <w:p w:rsidR="00000000" w:rsidDel="00000000" w:rsidP="00000000" w:rsidRDefault="00000000" w:rsidRPr="00000000" w14:paraId="00000081">
            <w:pPr>
              <w:numPr>
                <w:ilvl w:val="0"/>
                <w:numId w:val="10"/>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rFonts w:ascii="Arial Narrow" w:cs="Arial Narrow" w:eastAsia="Arial Narrow" w:hAnsi="Arial Narrow"/>
                <w:rtl w:val="0"/>
              </w:rPr>
              <w:t xml:space="preserve">Carries intramural research funding</w:t>
            </w:r>
            <w:r w:rsidDel="00000000" w:rsidR="00000000" w:rsidRPr="00000000">
              <w:rPr>
                <w:rtl w:val="0"/>
              </w:rPr>
            </w:r>
          </w:p>
          <w:p w:rsidR="00000000" w:rsidDel="00000000" w:rsidP="00000000" w:rsidRDefault="00000000" w:rsidRPr="00000000" w14:paraId="00000082">
            <w:pPr>
              <w:numPr>
                <w:ilvl w:val="0"/>
                <w:numId w:val="10"/>
              </w:numPr>
              <w:spacing w:after="0" w:line="240" w:lineRule="auto"/>
              <w:ind w:left="3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Actively seeking federal or foundation funding through 2 or more submissions per year</w:t>
            </w:r>
          </w:p>
          <w:p w:rsidR="00000000" w:rsidDel="00000000" w:rsidP="00000000" w:rsidRDefault="00000000" w:rsidRPr="00000000" w14:paraId="00000083">
            <w:pPr>
              <w:numPr>
                <w:ilvl w:val="0"/>
                <w:numId w:val="10"/>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rFonts w:ascii="Arial Narrow" w:cs="Arial Narrow" w:eastAsia="Arial Narrow" w:hAnsi="Arial Narrow"/>
                <w:rtl w:val="0"/>
              </w:rPr>
              <w:t xml:space="preserve">Regularly participates in the Grant Writing Group</w:t>
            </w:r>
            <w:r w:rsidDel="00000000" w:rsidR="00000000" w:rsidRPr="00000000">
              <w:rPr>
                <w:rtl w:val="0"/>
              </w:rPr>
            </w:r>
          </w:p>
          <w:p w:rsidR="00000000" w:rsidDel="00000000" w:rsidP="00000000" w:rsidRDefault="00000000" w:rsidRPr="00000000" w14:paraId="00000084">
            <w:pPr>
              <w:numPr>
                <w:ilvl w:val="0"/>
                <w:numId w:val="10"/>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rFonts w:ascii="Arial Narrow" w:cs="Arial Narrow" w:eastAsia="Arial Narrow" w:hAnsi="Arial Narrow"/>
                <w:color w:val="000000"/>
                <w:rtl w:val="0"/>
              </w:rPr>
              <w:t xml:space="preserve">First/last author on 1 published research </w:t>
            </w:r>
            <w:r w:rsidDel="00000000" w:rsidR="00000000" w:rsidRPr="00000000">
              <w:rPr>
                <w:rFonts w:ascii="Arial Narrow" w:cs="Arial Narrow" w:eastAsia="Arial Narrow" w:hAnsi="Arial Narrow"/>
                <w:rtl w:val="0"/>
              </w:rPr>
              <w:t xml:space="preserve">paper in the prior year</w:t>
            </w:r>
            <w:r w:rsidDel="00000000" w:rsidR="00000000" w:rsidRPr="00000000">
              <w:rPr>
                <w:rtl w:val="0"/>
              </w:rPr>
            </w:r>
          </w:p>
          <w:p w:rsidR="00000000" w:rsidDel="00000000" w:rsidP="00000000" w:rsidRDefault="00000000" w:rsidRPr="00000000" w14:paraId="00000085">
            <w:pPr>
              <w:numPr>
                <w:ilvl w:val="0"/>
                <w:numId w:val="10"/>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rFonts w:ascii="Arial Narrow" w:cs="Arial Narrow" w:eastAsia="Arial Narrow" w:hAnsi="Arial Narrow"/>
                <w:color w:val="000000"/>
                <w:rtl w:val="0"/>
              </w:rPr>
              <w:t xml:space="preserve">Co-author on 1 or more </w:t>
            </w:r>
            <w:r w:rsidDel="00000000" w:rsidR="00000000" w:rsidRPr="00000000">
              <w:rPr>
                <w:rFonts w:ascii="Arial Narrow" w:cs="Arial Narrow" w:eastAsia="Arial Narrow" w:hAnsi="Arial Narrow"/>
                <w:rtl w:val="0"/>
              </w:rPr>
              <w:t xml:space="preserve">peer-reviewed </w:t>
            </w:r>
            <w:r w:rsidDel="00000000" w:rsidR="00000000" w:rsidRPr="00000000">
              <w:rPr>
                <w:rFonts w:ascii="Arial Narrow" w:cs="Arial Narrow" w:eastAsia="Arial Narrow" w:hAnsi="Arial Narrow"/>
                <w:color w:val="000000"/>
                <w:rtl w:val="0"/>
              </w:rPr>
              <w:t xml:space="preserve">papers</w:t>
            </w:r>
            <w:r w:rsidDel="00000000" w:rsidR="00000000" w:rsidRPr="00000000">
              <w:rPr>
                <w:rtl w:val="0"/>
              </w:rPr>
            </w:r>
          </w:p>
          <w:p w:rsidR="00000000" w:rsidDel="00000000" w:rsidP="00000000" w:rsidRDefault="00000000" w:rsidRPr="00000000" w14:paraId="00000086">
            <w:pPr>
              <w:numPr>
                <w:ilvl w:val="0"/>
                <w:numId w:val="10"/>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rFonts w:ascii="Arial Narrow" w:cs="Arial Narrow" w:eastAsia="Arial Narrow" w:hAnsi="Arial Narrow"/>
                <w:color w:val="000000"/>
                <w:rtl w:val="0"/>
              </w:rPr>
              <w:t xml:space="preserve">Actively collaborating on 1 funded research project</w:t>
            </w:r>
            <w:r w:rsidDel="00000000" w:rsidR="00000000" w:rsidRPr="00000000">
              <w:rPr>
                <w:rtl w:val="0"/>
              </w:rPr>
            </w:r>
          </w:p>
          <w:p w:rsidR="00000000" w:rsidDel="00000000" w:rsidP="00000000" w:rsidRDefault="00000000" w:rsidRPr="00000000" w14:paraId="00000087">
            <w:pPr>
              <w:numPr>
                <w:ilvl w:val="0"/>
                <w:numId w:val="10"/>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rFonts w:ascii="Arial Narrow" w:cs="Arial Narrow" w:eastAsia="Arial Narrow" w:hAnsi="Arial Narrow"/>
                <w:rtl w:val="0"/>
              </w:rPr>
              <w:t xml:space="preserve">At least 2 ongoing research </w:t>
            </w:r>
            <w:r w:rsidDel="00000000" w:rsidR="00000000" w:rsidRPr="00000000">
              <w:rPr>
                <w:rFonts w:ascii="Arial Narrow" w:cs="Arial Narrow" w:eastAsia="Arial Narrow" w:hAnsi="Arial Narrow"/>
                <w:color w:val="000000"/>
                <w:rtl w:val="0"/>
              </w:rPr>
              <w:t xml:space="preserve">mentorship activities </w:t>
            </w:r>
            <w:r w:rsidDel="00000000" w:rsidR="00000000" w:rsidRPr="00000000">
              <w:rPr>
                <w:rtl w:val="0"/>
              </w:rPr>
            </w:r>
          </w:p>
          <w:p w:rsidR="00000000" w:rsidDel="00000000" w:rsidP="00000000" w:rsidRDefault="00000000" w:rsidRPr="00000000" w14:paraId="00000088">
            <w:pPr>
              <w:numPr>
                <w:ilvl w:val="0"/>
                <w:numId w:val="10"/>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rFonts w:ascii="Arial Narrow" w:cs="Arial Narrow" w:eastAsia="Arial Narrow" w:hAnsi="Arial Narrow"/>
                <w:color w:val="000000"/>
                <w:rtl w:val="0"/>
              </w:rPr>
              <w:t xml:space="preserve">Asked to review 1 article ad-hoc</w:t>
            </w:r>
            <w:r w:rsidDel="00000000" w:rsidR="00000000" w:rsidRPr="00000000">
              <w:rPr>
                <w:rtl w:val="0"/>
              </w:rPr>
            </w:r>
          </w:p>
          <w:p w:rsidR="00000000" w:rsidDel="00000000" w:rsidP="00000000" w:rsidRDefault="00000000" w:rsidRPr="00000000" w14:paraId="00000089">
            <w:pPr>
              <w:numPr>
                <w:ilvl w:val="0"/>
                <w:numId w:val="10"/>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rFonts w:ascii="Arial Narrow" w:cs="Arial Narrow" w:eastAsia="Arial Narrow" w:hAnsi="Arial Narrow"/>
                <w:rtl w:val="0"/>
              </w:rPr>
              <w:t xml:space="preserve">1 presentation or abstract (poster session) at national or international conferences in the prior year</w:t>
            </w:r>
            <w:r w:rsidDel="00000000" w:rsidR="00000000" w:rsidRPr="00000000">
              <w:rPr>
                <w:rtl w:val="0"/>
              </w:rPr>
            </w:r>
          </w:p>
          <w:p w:rsidR="00000000" w:rsidDel="00000000" w:rsidP="00000000" w:rsidRDefault="00000000" w:rsidRPr="00000000" w14:paraId="0000008A">
            <w:pPr>
              <w:widowControl w:val="0"/>
              <w:numPr>
                <w:ilvl w:val="0"/>
                <w:numId w:val="10"/>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Attended the Faculty Research Forum event in the prior year </w:t>
            </w:r>
          </w:p>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spacing w:after="0" w:line="240" w:lineRule="auto"/>
              <w:ind w:left="0" w:firstLine="0"/>
              <w:rPr>
                <w:rFonts w:ascii="Arial Narrow" w:cs="Arial Narrow" w:eastAsia="Arial Narrow" w:hAnsi="Arial Narrow"/>
                <w:sz w:val="24"/>
                <w:szCs w:val="24"/>
              </w:rPr>
            </w:pPr>
            <w:r w:rsidDel="00000000" w:rsidR="00000000" w:rsidRPr="00000000">
              <w:rPr>
                <w:rtl w:val="0"/>
              </w:rPr>
            </w:r>
          </w:p>
        </w:tc>
        <w:tc>
          <w:tcPr/>
          <w:p w:rsidR="00000000" w:rsidDel="00000000" w:rsidP="00000000" w:rsidRDefault="00000000" w:rsidRPr="00000000" w14:paraId="0000008C">
            <w:pPr>
              <w:numPr>
                <w:ilvl w:val="0"/>
                <w:numId w:val="21"/>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rFonts w:ascii="Arial Narrow" w:cs="Arial Narrow" w:eastAsia="Arial Narrow" w:hAnsi="Arial Narrow"/>
                <w:color w:val="000000"/>
                <w:rtl w:val="0"/>
              </w:rPr>
              <w:t xml:space="preserve">Is conducting 2 or more well-defined research projects as PI (1 project if early </w:t>
            </w:r>
            <w:r w:rsidDel="00000000" w:rsidR="00000000" w:rsidRPr="00000000">
              <w:rPr>
                <w:rFonts w:ascii="Arial Narrow" w:cs="Arial Narrow" w:eastAsia="Arial Narrow" w:hAnsi="Arial Narrow"/>
                <w:rtl w:val="0"/>
              </w:rPr>
              <w:t xml:space="preserve">Asst</w:t>
            </w:r>
            <w:r w:rsidDel="00000000" w:rsidR="00000000" w:rsidRPr="00000000">
              <w:rPr>
                <w:rFonts w:ascii="Arial Narrow" w:cs="Arial Narrow" w:eastAsia="Arial Narrow" w:hAnsi="Arial Narrow"/>
                <w:color w:val="000000"/>
                <w:rtl w:val="0"/>
              </w:rPr>
              <w:t xml:space="preserve">. Prof)</w:t>
            </w:r>
            <w:r w:rsidDel="00000000" w:rsidR="00000000" w:rsidRPr="00000000">
              <w:rPr>
                <w:rtl w:val="0"/>
              </w:rPr>
            </w:r>
          </w:p>
          <w:p w:rsidR="00000000" w:rsidDel="00000000" w:rsidP="00000000" w:rsidRDefault="00000000" w:rsidRPr="00000000" w14:paraId="0000008D">
            <w:pPr>
              <w:numPr>
                <w:ilvl w:val="0"/>
                <w:numId w:val="21"/>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Carries research funding from 2 or more sources (at least 1 that is federal) </w:t>
            </w:r>
          </w:p>
          <w:p w:rsidR="00000000" w:rsidDel="00000000" w:rsidP="00000000" w:rsidRDefault="00000000" w:rsidRPr="00000000" w14:paraId="0000008E">
            <w:pPr>
              <w:numPr>
                <w:ilvl w:val="0"/>
                <w:numId w:val="21"/>
              </w:numPr>
              <w:spacing w:after="0" w:line="240" w:lineRule="auto"/>
              <w:ind w:left="3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Actively seeking federal funding through 2 or more submissions per year</w:t>
            </w:r>
          </w:p>
          <w:p w:rsidR="00000000" w:rsidDel="00000000" w:rsidP="00000000" w:rsidRDefault="00000000" w:rsidRPr="00000000" w14:paraId="0000008F">
            <w:pPr>
              <w:numPr>
                <w:ilvl w:val="0"/>
                <w:numId w:val="21"/>
              </w:numPr>
              <w:spacing w:after="0" w:line="240" w:lineRule="auto"/>
              <w:ind w:left="3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Active and highly engaged participant in Grant Writing Group </w:t>
            </w:r>
          </w:p>
          <w:p w:rsidR="00000000" w:rsidDel="00000000" w:rsidP="00000000" w:rsidRDefault="00000000" w:rsidRPr="00000000" w14:paraId="00000090">
            <w:pPr>
              <w:numPr>
                <w:ilvl w:val="0"/>
                <w:numId w:val="21"/>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rFonts w:ascii="Arial Narrow" w:cs="Arial Narrow" w:eastAsia="Arial Narrow" w:hAnsi="Arial Narrow"/>
                <w:color w:val="000000"/>
                <w:rtl w:val="0"/>
              </w:rPr>
              <w:t xml:space="preserve">First/last author on at least 2 peer-reviewed papers </w:t>
            </w:r>
            <w:r w:rsidDel="00000000" w:rsidR="00000000" w:rsidRPr="00000000">
              <w:rPr>
                <w:rFonts w:ascii="Arial Narrow" w:cs="Arial Narrow" w:eastAsia="Arial Narrow" w:hAnsi="Arial Narrow"/>
                <w:rtl w:val="0"/>
              </w:rPr>
              <w:t xml:space="preserve">in the prior year</w:t>
            </w:r>
            <w:r w:rsidDel="00000000" w:rsidR="00000000" w:rsidRPr="00000000">
              <w:rPr>
                <w:rtl w:val="0"/>
              </w:rPr>
            </w:r>
          </w:p>
          <w:p w:rsidR="00000000" w:rsidDel="00000000" w:rsidP="00000000" w:rsidRDefault="00000000" w:rsidRPr="00000000" w14:paraId="00000091">
            <w:pPr>
              <w:numPr>
                <w:ilvl w:val="0"/>
                <w:numId w:val="21"/>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rFonts w:ascii="Arial Narrow" w:cs="Arial Narrow" w:eastAsia="Arial Narrow" w:hAnsi="Arial Narrow"/>
                <w:color w:val="000000"/>
                <w:rtl w:val="0"/>
              </w:rPr>
              <w:t xml:space="preserve">Co-author </w:t>
            </w:r>
            <w:r w:rsidDel="00000000" w:rsidR="00000000" w:rsidRPr="00000000">
              <w:rPr>
                <w:rFonts w:ascii="Arial Narrow" w:cs="Arial Narrow" w:eastAsia="Arial Narrow" w:hAnsi="Arial Narrow"/>
                <w:rtl w:val="0"/>
              </w:rPr>
              <w:t xml:space="preserve">on</w:t>
            </w:r>
            <w:r w:rsidDel="00000000" w:rsidR="00000000" w:rsidRPr="00000000">
              <w:rPr>
                <w:rFonts w:ascii="Arial Narrow" w:cs="Arial Narrow" w:eastAsia="Arial Narrow" w:hAnsi="Arial Narrow"/>
                <w:color w:val="000000"/>
                <w:rtl w:val="0"/>
              </w:rPr>
              <w:t xml:space="preserve"> at least 2 papers </w:t>
            </w:r>
            <w:r w:rsidDel="00000000" w:rsidR="00000000" w:rsidRPr="00000000">
              <w:rPr>
                <w:rFonts w:ascii="Arial Narrow" w:cs="Arial Narrow" w:eastAsia="Arial Narrow" w:hAnsi="Arial Narrow"/>
                <w:rtl w:val="0"/>
              </w:rPr>
              <w:t xml:space="preserve">in the prior year</w:t>
            </w:r>
            <w:r w:rsidDel="00000000" w:rsidR="00000000" w:rsidRPr="00000000">
              <w:rPr>
                <w:rtl w:val="0"/>
              </w:rPr>
            </w:r>
          </w:p>
          <w:p w:rsidR="00000000" w:rsidDel="00000000" w:rsidP="00000000" w:rsidRDefault="00000000" w:rsidRPr="00000000" w14:paraId="00000092">
            <w:pPr>
              <w:numPr>
                <w:ilvl w:val="0"/>
                <w:numId w:val="21"/>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rFonts w:ascii="Arial Narrow" w:cs="Arial Narrow" w:eastAsia="Arial Narrow" w:hAnsi="Arial Narrow"/>
                <w:color w:val="000000"/>
                <w:rtl w:val="0"/>
              </w:rPr>
              <w:t xml:space="preserve">Actively collaborating on at least 2 funded research projects</w:t>
            </w:r>
            <w:r w:rsidDel="00000000" w:rsidR="00000000" w:rsidRPr="00000000">
              <w:rPr>
                <w:rtl w:val="0"/>
              </w:rPr>
            </w:r>
          </w:p>
          <w:p w:rsidR="00000000" w:rsidDel="00000000" w:rsidP="00000000" w:rsidRDefault="00000000" w:rsidRPr="00000000" w14:paraId="00000093">
            <w:pPr>
              <w:numPr>
                <w:ilvl w:val="0"/>
                <w:numId w:val="21"/>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rFonts w:ascii="Arial Narrow" w:cs="Arial Narrow" w:eastAsia="Arial Narrow" w:hAnsi="Arial Narrow"/>
                <w:color w:val="000000"/>
                <w:rtl w:val="0"/>
              </w:rPr>
              <w:t xml:space="preserve">Actively engaged in </w:t>
            </w:r>
            <w:r w:rsidDel="00000000" w:rsidR="00000000" w:rsidRPr="00000000">
              <w:rPr>
                <w:rFonts w:ascii="Arial Narrow" w:cs="Arial Narrow" w:eastAsia="Arial Narrow" w:hAnsi="Arial Narrow"/>
                <w:rtl w:val="0"/>
              </w:rPr>
              <w:t xml:space="preserve">at least 3 mentorship activities</w:t>
            </w:r>
            <w:r w:rsidDel="00000000" w:rsidR="00000000" w:rsidRPr="00000000">
              <w:rPr>
                <w:rtl w:val="0"/>
              </w:rPr>
            </w:r>
          </w:p>
          <w:p w:rsidR="00000000" w:rsidDel="00000000" w:rsidP="00000000" w:rsidRDefault="00000000" w:rsidRPr="00000000" w14:paraId="00000094">
            <w:pPr>
              <w:numPr>
                <w:ilvl w:val="0"/>
                <w:numId w:val="21"/>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rFonts w:ascii="Arial Narrow" w:cs="Arial Narrow" w:eastAsia="Arial Narrow" w:hAnsi="Arial Narrow"/>
                <w:color w:val="000000"/>
                <w:rtl w:val="0"/>
              </w:rPr>
              <w:t xml:space="preserve">Invited to present nationally or internationally (symposia or </w:t>
            </w:r>
            <w:r w:rsidDel="00000000" w:rsidR="00000000" w:rsidRPr="00000000">
              <w:rPr>
                <w:rFonts w:ascii="Arial Narrow" w:cs="Arial Narrow" w:eastAsia="Arial Narrow" w:hAnsi="Arial Narrow"/>
                <w:rtl w:val="0"/>
              </w:rPr>
              <w:t xml:space="preserve">talk</w:t>
            </w:r>
            <w:r w:rsidDel="00000000" w:rsidR="00000000" w:rsidRPr="00000000">
              <w:rPr>
                <w:rFonts w:ascii="Arial Narrow" w:cs="Arial Narrow" w:eastAsia="Arial Narrow" w:hAnsi="Arial Narrow"/>
                <w:color w:val="000000"/>
                <w:rtl w:val="0"/>
              </w:rPr>
              <w:t xml:space="preserve">) </w:t>
            </w:r>
            <w:r w:rsidDel="00000000" w:rsidR="00000000" w:rsidRPr="00000000">
              <w:rPr>
                <w:rFonts w:ascii="Arial Narrow" w:cs="Arial Narrow" w:eastAsia="Arial Narrow" w:hAnsi="Arial Narrow"/>
                <w:rtl w:val="0"/>
              </w:rPr>
              <w:t xml:space="preserve">in the prior year</w:t>
            </w:r>
            <w:r w:rsidDel="00000000" w:rsidR="00000000" w:rsidRPr="00000000">
              <w:rPr>
                <w:rtl w:val="0"/>
              </w:rPr>
            </w:r>
          </w:p>
          <w:p w:rsidR="00000000" w:rsidDel="00000000" w:rsidP="00000000" w:rsidRDefault="00000000" w:rsidRPr="00000000" w14:paraId="00000095">
            <w:pPr>
              <w:numPr>
                <w:ilvl w:val="0"/>
                <w:numId w:val="21"/>
              </w:numPr>
              <w:spacing w:after="0" w:line="240" w:lineRule="auto"/>
              <w:ind w:left="3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2 presentations or abstracts (poster sessions)  accepted at national or international conferences in the prior year </w:t>
            </w:r>
          </w:p>
          <w:p w:rsidR="00000000" w:rsidDel="00000000" w:rsidP="00000000" w:rsidRDefault="00000000" w:rsidRPr="00000000" w14:paraId="00000096">
            <w:pPr>
              <w:numPr>
                <w:ilvl w:val="0"/>
                <w:numId w:val="21"/>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rFonts w:ascii="Arial Narrow" w:cs="Arial Narrow" w:eastAsia="Arial Narrow" w:hAnsi="Arial Narrow"/>
                <w:color w:val="000000"/>
                <w:rtl w:val="0"/>
              </w:rPr>
              <w:t xml:space="preserve">S</w:t>
            </w:r>
            <w:r w:rsidDel="00000000" w:rsidR="00000000" w:rsidRPr="00000000">
              <w:rPr>
                <w:rFonts w:ascii="Arial Narrow" w:cs="Arial Narrow" w:eastAsia="Arial Narrow" w:hAnsi="Arial Narrow"/>
                <w:rtl w:val="0"/>
              </w:rPr>
              <w:t xml:space="preserve">erves on an </w:t>
            </w:r>
            <w:r w:rsidDel="00000000" w:rsidR="00000000" w:rsidRPr="00000000">
              <w:rPr>
                <w:rFonts w:ascii="Arial Narrow" w:cs="Arial Narrow" w:eastAsia="Arial Narrow" w:hAnsi="Arial Narrow"/>
                <w:color w:val="000000"/>
                <w:rtl w:val="0"/>
              </w:rPr>
              <w:t xml:space="preserve">editorial board</w:t>
            </w:r>
            <w:r w:rsidDel="00000000" w:rsidR="00000000" w:rsidRPr="00000000">
              <w:rPr>
                <w:rtl w:val="0"/>
              </w:rPr>
            </w:r>
          </w:p>
          <w:p w:rsidR="00000000" w:rsidDel="00000000" w:rsidP="00000000" w:rsidRDefault="00000000" w:rsidRPr="00000000" w14:paraId="00000097">
            <w:pPr>
              <w:numPr>
                <w:ilvl w:val="0"/>
                <w:numId w:val="21"/>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Attended all Faculty Research Forum events </w:t>
            </w:r>
          </w:p>
          <w:p w:rsidR="00000000" w:rsidDel="00000000" w:rsidP="00000000" w:rsidRDefault="00000000" w:rsidRPr="00000000" w14:paraId="00000098">
            <w:pPr>
              <w:numPr>
                <w:ilvl w:val="0"/>
                <w:numId w:val="21"/>
              </w:numPr>
              <w:spacing w:after="0" w:line="240" w:lineRule="auto"/>
              <w:ind w:left="3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Participates on an IRB panel</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line="240" w:lineRule="auto"/>
              <w:ind w:left="360" w:firstLine="0"/>
              <w:rPr>
                <w:rFonts w:ascii="Arial Narrow" w:cs="Arial Narrow" w:eastAsia="Arial Narrow" w:hAnsi="Arial Narrow"/>
                <w:sz w:val="24"/>
                <w:szCs w:val="24"/>
              </w:rPr>
            </w:pPr>
            <w:r w:rsidDel="00000000" w:rsidR="00000000" w:rsidRPr="00000000">
              <w:rPr>
                <w:rtl w:val="0"/>
              </w:rPr>
            </w:r>
          </w:p>
        </w:tc>
        <w:tc>
          <w:tcPr/>
          <w:p w:rsidR="00000000" w:rsidDel="00000000" w:rsidP="00000000" w:rsidRDefault="00000000" w:rsidRPr="00000000" w14:paraId="0000009A">
            <w:pPr>
              <w:numPr>
                <w:ilvl w:val="0"/>
                <w:numId w:val="16"/>
              </w:numPr>
              <w:pBdr>
                <w:top w:space="0" w:sz="0" w:val="nil"/>
                <w:left w:space="0" w:sz="0" w:val="nil"/>
                <w:bottom w:space="0" w:sz="0" w:val="nil"/>
                <w:right w:space="0" w:sz="0" w:val="nil"/>
                <w:between w:space="0" w:sz="0" w:val="nil"/>
              </w:pBdr>
              <w:spacing w:after="0" w:line="240" w:lineRule="auto"/>
              <w:ind w:left="360" w:hanging="360"/>
              <w:rPr>
                <w:b w:val="1"/>
                <w:bCs w:val="1"/>
                <w:color w:val="000000"/>
              </w:rPr>
            </w:pPr>
            <w:r w:rsidDel="00000000" w:rsidR="00000000" w:rsidRPr="00000000">
              <w:rPr>
                <w:rFonts w:ascii="Arial Narrow" w:cs="Arial Narrow" w:eastAsia="Arial Narrow" w:hAnsi="Arial Narrow"/>
                <w:b w:val="1"/>
                <w:bCs w:val="1"/>
                <w:color w:val="000000"/>
                <w:rtl w:val="0"/>
              </w:rPr>
              <w:t xml:space="preserve">Is PI of a </w:t>
            </w:r>
            <w:r w:rsidDel="00000000" w:rsidR="00000000" w:rsidRPr="00000000">
              <w:rPr>
                <w:rFonts w:ascii="Arial Narrow" w:cs="Arial Narrow" w:eastAsia="Arial Narrow" w:hAnsi="Arial Narrow"/>
                <w:b w:val="1"/>
                <w:bCs w:val="1"/>
                <w:rtl w:val="0"/>
              </w:rPr>
              <w:t xml:space="preserve">well-funded and thriving </w:t>
            </w:r>
            <w:r w:rsidDel="00000000" w:rsidR="00000000" w:rsidRPr="00000000">
              <w:rPr>
                <w:rFonts w:ascii="Arial Narrow" w:cs="Arial Narrow" w:eastAsia="Arial Narrow" w:hAnsi="Arial Narrow"/>
                <w:b w:val="1"/>
                <w:bCs w:val="1"/>
                <w:color w:val="000000"/>
                <w:rtl w:val="0"/>
              </w:rPr>
              <w:t xml:space="preserve"> lab group with 3 or more projects</w:t>
            </w:r>
            <w:r w:rsidDel="00000000" w:rsidR="00000000" w:rsidRPr="00000000">
              <w:rPr>
                <w:rtl w:val="0"/>
              </w:rPr>
            </w:r>
          </w:p>
          <w:p w:rsidR="00000000" w:rsidDel="00000000" w:rsidP="00000000" w:rsidRDefault="00000000" w:rsidRPr="00000000" w14:paraId="0000009B">
            <w:pPr>
              <w:numPr>
                <w:ilvl w:val="0"/>
                <w:numId w:val="16"/>
              </w:numPr>
              <w:pBdr>
                <w:top w:space="0" w:sz="0" w:val="nil"/>
                <w:left w:space="0" w:sz="0" w:val="nil"/>
                <w:bottom w:space="0" w:sz="0" w:val="nil"/>
                <w:right w:space="0" w:sz="0" w:val="nil"/>
                <w:between w:space="0" w:sz="0" w:val="nil"/>
              </w:pBdr>
              <w:spacing w:after="0" w:line="240" w:lineRule="auto"/>
              <w:ind w:left="360" w:hanging="360"/>
              <w:rPr>
                <w:b w:val="1"/>
                <w:bCs w:val="1"/>
                <w:color w:val="000000"/>
              </w:rPr>
            </w:pPr>
            <w:r w:rsidDel="00000000" w:rsidR="00000000" w:rsidRPr="00000000">
              <w:rPr>
                <w:rFonts w:ascii="Arial Narrow" w:cs="Arial Narrow" w:eastAsia="Arial Narrow" w:hAnsi="Arial Narrow"/>
                <w:b w:val="1"/>
                <w:bCs w:val="1"/>
                <w:color w:val="000000"/>
                <w:rtl w:val="0"/>
              </w:rPr>
              <w:t xml:space="preserve">Holds 2 or more </w:t>
            </w:r>
            <w:r w:rsidDel="00000000" w:rsidR="00000000" w:rsidRPr="00000000">
              <w:rPr>
                <w:rFonts w:ascii="Arial Narrow" w:cs="Arial Narrow" w:eastAsia="Arial Narrow" w:hAnsi="Arial Narrow"/>
                <w:b w:val="1"/>
                <w:bCs w:val="1"/>
                <w:rtl w:val="0"/>
              </w:rPr>
              <w:t xml:space="preserve">federal grants</w:t>
            </w:r>
            <w:r w:rsidDel="00000000" w:rsidR="00000000" w:rsidRPr="00000000">
              <w:rPr>
                <w:rFonts w:ascii="Arial Narrow" w:cs="Arial Narrow" w:eastAsia="Arial Narrow" w:hAnsi="Arial Narrow"/>
                <w:b w:val="1"/>
                <w:bCs w:val="1"/>
                <w:color w:val="000000"/>
                <w:rtl w:val="0"/>
              </w:rPr>
              <w:t xml:space="preserve"> </w:t>
            </w:r>
            <w:r w:rsidDel="00000000" w:rsidR="00000000" w:rsidRPr="00000000">
              <w:rPr>
                <w:rtl w:val="0"/>
              </w:rPr>
            </w:r>
          </w:p>
          <w:p w:rsidR="00000000" w:rsidDel="00000000" w:rsidP="00000000" w:rsidRDefault="00000000" w:rsidRPr="00000000" w14:paraId="0000009C">
            <w:pPr>
              <w:numPr>
                <w:ilvl w:val="0"/>
                <w:numId w:val="16"/>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b w:val="1"/>
                <w:bCs w:val="1"/>
                <w:u w:val="none"/>
              </w:rPr>
            </w:pPr>
            <w:r w:rsidDel="00000000" w:rsidR="00000000" w:rsidRPr="00000000">
              <w:rPr>
                <w:rFonts w:ascii="Arial Narrow" w:cs="Arial Narrow" w:eastAsia="Arial Narrow" w:hAnsi="Arial Narrow"/>
                <w:b w:val="1"/>
                <w:bCs w:val="1"/>
                <w:rtl w:val="0"/>
              </w:rPr>
              <w:t xml:space="preserve">Has a consistent record of multiple </w:t>
            </w:r>
            <w:sdt>
              <w:sdtPr>
                <w:id w:val="575086727"/>
                <w:tag w:val="goog_rdk_6"/>
              </w:sdtPr>
              <w:sdtContent>
                <w:del w:author="Jeffrey Wozniak" w:id="2" w:date="2026-03-08T18:04:47Z">
                  <w:r w:rsidDel="00000000" w:rsidR="00000000" w:rsidRPr="00000000">
                    <w:rPr>
                      <w:rFonts w:ascii="Arial Narrow" w:cs="Arial Narrow" w:eastAsia="Arial Narrow" w:hAnsi="Arial Narrow"/>
                      <w:b w:val="1"/>
                      <w:bCs w:val="1"/>
                      <w:rtl w:val="0"/>
                    </w:rPr>
                    <w:delText xml:space="preserve">active </w:delText>
                  </w:r>
                </w:del>
              </w:sdtContent>
            </w:sdt>
            <w:r w:rsidDel="00000000" w:rsidR="00000000" w:rsidRPr="00000000">
              <w:rPr>
                <w:rFonts w:ascii="Arial Narrow" w:cs="Arial Narrow" w:eastAsia="Arial Narrow" w:hAnsi="Arial Narrow"/>
                <w:b w:val="1"/>
                <w:bCs w:val="1"/>
                <w:rtl w:val="0"/>
              </w:rPr>
              <w:t xml:space="preserve">grant submissions</w:t>
            </w:r>
            <w:sdt>
              <w:sdtPr>
                <w:id w:val="-2112046887"/>
                <w:tag w:val="goog_rdk_7"/>
              </w:sdtPr>
              <w:sdtContent>
                <w:ins w:author="Jeffrey Wozniak" w:id="3" w:date="2026-03-08T18:04:50Z">
                  <w:r w:rsidDel="00000000" w:rsidR="00000000" w:rsidRPr="00000000">
                    <w:rPr>
                      <w:rFonts w:ascii="Arial Narrow" w:cs="Arial Narrow" w:eastAsia="Arial Narrow" w:hAnsi="Arial Narrow"/>
                      <w:b w:val="1"/>
                      <w:bCs w:val="1"/>
                      <w:rtl w:val="0"/>
                    </w:rPr>
                    <w:t xml:space="preserve"> per year</w:t>
                  </w:r>
                </w:ins>
              </w:sdtContent>
            </w:sdt>
            <w:r w:rsidDel="00000000" w:rsidR="00000000" w:rsidRPr="00000000">
              <w:rPr>
                <w:rtl w:val="0"/>
              </w:rPr>
            </w:r>
          </w:p>
          <w:p w:rsidR="00000000" w:rsidDel="00000000" w:rsidP="00000000" w:rsidRDefault="00000000" w:rsidRPr="00000000" w14:paraId="0000009D">
            <w:pPr>
              <w:numPr>
                <w:ilvl w:val="0"/>
                <w:numId w:val="16"/>
              </w:numPr>
              <w:spacing w:after="0" w:line="240" w:lineRule="auto"/>
              <w:ind w:left="360" w:hanging="360"/>
              <w:rPr>
                <w:rFonts w:ascii="Arial Narrow" w:cs="Arial Narrow" w:eastAsia="Arial Narrow" w:hAnsi="Arial Narrow"/>
                <w:b w:val="1"/>
                <w:bCs w:val="1"/>
              </w:rPr>
            </w:pPr>
            <w:sdt>
              <w:sdtPr>
                <w:id w:val="-691541894"/>
                <w:tag w:val="goog_rdk_8"/>
              </w:sdtPr>
              <w:sdtContent>
                <w:commentRangeStart w:id="1"/>
              </w:sdtContent>
            </w:sdt>
            <w:r w:rsidDel="00000000" w:rsidR="00000000" w:rsidRPr="00000000">
              <w:rPr>
                <w:rFonts w:ascii="Arial Narrow" w:cs="Arial Narrow" w:eastAsia="Arial Narrow" w:hAnsi="Arial Narrow"/>
                <w:rtl w:val="0"/>
              </w:rPr>
              <w:t xml:space="preserve">Active and highly engaged participant in Grant Writing Group</w:t>
            </w:r>
            <w:commentRangeEnd w:id="1"/>
            <w:r w:rsidDel="00000000" w:rsidR="00000000" w:rsidRPr="00000000">
              <w:commentReference w:id="1"/>
            </w:r>
            <w:r w:rsidDel="00000000" w:rsidR="00000000" w:rsidRPr="00000000">
              <w:rPr>
                <w:rFonts w:ascii="Arial Narrow" w:cs="Arial Narrow" w:eastAsia="Arial Narrow" w:hAnsi="Arial Narrow"/>
                <w:rtl w:val="0"/>
              </w:rPr>
              <w:t xml:space="preserve"> </w:t>
            </w:r>
            <w:r w:rsidDel="00000000" w:rsidR="00000000" w:rsidRPr="00000000">
              <w:rPr>
                <w:rtl w:val="0"/>
              </w:rPr>
            </w:r>
          </w:p>
          <w:p w:rsidR="00000000" w:rsidDel="00000000" w:rsidP="00000000" w:rsidRDefault="00000000" w:rsidRPr="00000000" w14:paraId="0000009E">
            <w:pPr>
              <w:numPr>
                <w:ilvl w:val="0"/>
                <w:numId w:val="16"/>
              </w:numPr>
              <w:spacing w:after="0" w:line="240" w:lineRule="auto"/>
              <w:ind w:left="36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Serves on the Research Council</w:t>
            </w:r>
            <w:r w:rsidDel="00000000" w:rsidR="00000000" w:rsidRPr="00000000">
              <w:rPr>
                <w:rtl w:val="0"/>
              </w:rPr>
            </w:r>
          </w:p>
          <w:p w:rsidR="00000000" w:rsidDel="00000000" w:rsidP="00000000" w:rsidRDefault="00000000" w:rsidRPr="00000000" w14:paraId="0000009F">
            <w:pPr>
              <w:numPr>
                <w:ilvl w:val="0"/>
                <w:numId w:val="16"/>
              </w:numPr>
              <w:pBdr>
                <w:top w:space="0" w:sz="0" w:val="nil"/>
                <w:left w:space="0" w:sz="0" w:val="nil"/>
                <w:bottom w:space="0" w:sz="0" w:val="nil"/>
                <w:right w:space="0" w:sz="0" w:val="nil"/>
                <w:between w:space="0" w:sz="0" w:val="nil"/>
              </w:pBdr>
              <w:spacing w:after="0" w:line="240" w:lineRule="auto"/>
              <w:ind w:left="360" w:hanging="360"/>
              <w:rPr>
                <w:b w:val="1"/>
                <w:bCs w:val="1"/>
                <w:color w:val="000000"/>
              </w:rPr>
            </w:pPr>
            <w:r w:rsidDel="00000000" w:rsidR="00000000" w:rsidRPr="00000000">
              <w:rPr>
                <w:rFonts w:ascii="Arial Narrow" w:cs="Arial Narrow" w:eastAsia="Arial Narrow" w:hAnsi="Arial Narrow"/>
                <w:b w:val="1"/>
                <w:bCs w:val="1"/>
                <w:color w:val="000000"/>
                <w:rtl w:val="0"/>
              </w:rPr>
              <w:t xml:space="preserve">First or last author on &gt;3 publications</w:t>
            </w:r>
            <w:r w:rsidDel="00000000" w:rsidR="00000000" w:rsidRPr="00000000">
              <w:rPr>
                <w:rtl w:val="0"/>
              </w:rPr>
            </w:r>
          </w:p>
          <w:p w:rsidR="00000000" w:rsidDel="00000000" w:rsidP="00000000" w:rsidRDefault="00000000" w:rsidRPr="00000000" w14:paraId="000000A0">
            <w:pPr>
              <w:numPr>
                <w:ilvl w:val="0"/>
                <w:numId w:val="16"/>
              </w:numPr>
              <w:pBdr>
                <w:top w:space="0" w:sz="0" w:val="nil"/>
                <w:left w:space="0" w:sz="0" w:val="nil"/>
                <w:bottom w:space="0" w:sz="0" w:val="nil"/>
                <w:right w:space="0" w:sz="0" w:val="nil"/>
                <w:between w:space="0" w:sz="0" w:val="nil"/>
              </w:pBdr>
              <w:spacing w:after="0" w:line="240" w:lineRule="auto"/>
              <w:ind w:left="360" w:hanging="360"/>
              <w:rPr>
                <w:b w:val="1"/>
                <w:bCs w:val="1"/>
                <w:color w:val="000000"/>
              </w:rPr>
            </w:pPr>
            <w:r w:rsidDel="00000000" w:rsidR="00000000" w:rsidRPr="00000000">
              <w:rPr>
                <w:rFonts w:ascii="Arial Narrow" w:cs="Arial Narrow" w:eastAsia="Arial Narrow" w:hAnsi="Arial Narrow"/>
                <w:b w:val="1"/>
                <w:bCs w:val="1"/>
                <w:rtl w:val="0"/>
              </w:rPr>
              <w:t xml:space="preserve">First or last author on</w:t>
            </w:r>
            <w:r w:rsidDel="00000000" w:rsidR="00000000" w:rsidRPr="00000000">
              <w:rPr>
                <w:rFonts w:ascii="Arial Narrow" w:cs="Arial Narrow" w:eastAsia="Arial Narrow" w:hAnsi="Arial Narrow"/>
                <w:b w:val="1"/>
                <w:bCs w:val="1"/>
                <w:color w:val="000000"/>
                <w:rtl w:val="0"/>
              </w:rPr>
              <w:t xml:space="preserve"> 1 paper in a </w:t>
            </w:r>
            <w:r w:rsidDel="00000000" w:rsidR="00000000" w:rsidRPr="00000000">
              <w:rPr>
                <w:rFonts w:ascii="Arial Narrow" w:cs="Arial Narrow" w:eastAsia="Arial Narrow" w:hAnsi="Arial Narrow"/>
                <w:b w:val="1"/>
                <w:bCs w:val="1"/>
                <w:rtl w:val="0"/>
              </w:rPr>
              <w:t xml:space="preserve">high-impact</w:t>
            </w:r>
            <w:r w:rsidDel="00000000" w:rsidR="00000000" w:rsidRPr="00000000">
              <w:rPr>
                <w:rFonts w:ascii="Arial Narrow" w:cs="Arial Narrow" w:eastAsia="Arial Narrow" w:hAnsi="Arial Narrow"/>
                <w:b w:val="1"/>
                <w:bCs w:val="1"/>
                <w:color w:val="000000"/>
                <w:rtl w:val="0"/>
              </w:rPr>
              <w:t xml:space="preserve"> journal (eg, &gt;10)</w:t>
            </w:r>
            <w:r w:rsidDel="00000000" w:rsidR="00000000" w:rsidRPr="00000000">
              <w:rPr>
                <w:rtl w:val="0"/>
              </w:rPr>
            </w:r>
          </w:p>
          <w:p w:rsidR="00000000" w:rsidDel="00000000" w:rsidP="00000000" w:rsidRDefault="00000000" w:rsidRPr="00000000" w14:paraId="000000A1">
            <w:pPr>
              <w:numPr>
                <w:ilvl w:val="0"/>
                <w:numId w:val="16"/>
              </w:numPr>
              <w:pBdr>
                <w:top w:space="0" w:sz="0" w:val="nil"/>
                <w:left w:space="0" w:sz="0" w:val="nil"/>
                <w:bottom w:space="0" w:sz="0" w:val="nil"/>
                <w:right w:space="0" w:sz="0" w:val="nil"/>
                <w:between w:space="0" w:sz="0" w:val="nil"/>
              </w:pBdr>
              <w:spacing w:after="0" w:line="240" w:lineRule="auto"/>
              <w:ind w:left="360" w:hanging="360"/>
              <w:rPr>
                <w:b w:val="1"/>
                <w:bCs w:val="1"/>
                <w:color w:val="000000"/>
              </w:rPr>
            </w:pPr>
            <w:r w:rsidDel="00000000" w:rsidR="00000000" w:rsidRPr="00000000">
              <w:rPr>
                <w:rFonts w:ascii="Arial Narrow" w:cs="Arial Narrow" w:eastAsia="Arial Narrow" w:hAnsi="Arial Narrow"/>
                <w:b w:val="1"/>
                <w:bCs w:val="1"/>
                <w:color w:val="000000"/>
                <w:rtl w:val="0"/>
              </w:rPr>
              <w:t xml:space="preserve">Co-author on 3 or more peer-reviewed papers </w:t>
            </w:r>
            <w:r w:rsidDel="00000000" w:rsidR="00000000" w:rsidRPr="00000000">
              <w:rPr>
                <w:rtl w:val="0"/>
              </w:rPr>
            </w:r>
          </w:p>
          <w:p w:rsidR="00000000" w:rsidDel="00000000" w:rsidP="00000000" w:rsidRDefault="00000000" w:rsidRPr="00000000" w14:paraId="000000A2">
            <w:pPr>
              <w:numPr>
                <w:ilvl w:val="0"/>
                <w:numId w:val="16"/>
              </w:numPr>
              <w:pBdr>
                <w:top w:space="0" w:sz="0" w:val="nil"/>
                <w:left w:space="0" w:sz="0" w:val="nil"/>
                <w:bottom w:space="0" w:sz="0" w:val="nil"/>
                <w:right w:space="0" w:sz="0" w:val="nil"/>
                <w:between w:space="0" w:sz="0" w:val="nil"/>
              </w:pBdr>
              <w:spacing w:after="0" w:line="240" w:lineRule="auto"/>
              <w:ind w:left="360" w:hanging="360"/>
              <w:rPr>
                <w:b w:val="1"/>
                <w:bCs w:val="1"/>
                <w:color w:val="000000"/>
              </w:rPr>
            </w:pPr>
            <w:sdt>
              <w:sdtPr>
                <w:id w:val="1448200728"/>
                <w:tag w:val="goog_rdk_9"/>
              </w:sdtPr>
              <w:sdtContent>
                <w:commentRangeStart w:id="2"/>
              </w:sdtContent>
            </w:sdt>
            <w:r w:rsidDel="00000000" w:rsidR="00000000" w:rsidRPr="00000000">
              <w:rPr>
                <w:rFonts w:ascii="Arial Narrow" w:cs="Arial Narrow" w:eastAsia="Arial Narrow" w:hAnsi="Arial Narrow"/>
                <w:b w:val="1"/>
                <w:bCs w:val="1"/>
                <w:color w:val="000000"/>
                <w:rtl w:val="0"/>
              </w:rPr>
              <w:t xml:space="preserve">Recognized for multiple significant and highly collaborative</w:t>
            </w:r>
            <w:r w:rsidDel="00000000" w:rsidR="00000000" w:rsidRPr="00000000">
              <w:rPr>
                <w:rFonts w:ascii="Arial Narrow" w:cs="Arial Narrow" w:eastAsia="Arial Narrow" w:hAnsi="Arial Narrow"/>
                <w:b w:val="1"/>
                <w:bCs w:val="1"/>
                <w:rtl w:val="0"/>
              </w:rPr>
              <w:t xml:space="preserve"> projects</w:t>
            </w:r>
            <w:commentRangeEnd w:id="2"/>
            <w:r w:rsidDel="00000000" w:rsidR="00000000" w:rsidRPr="00000000">
              <w:commentReference w:id="2"/>
            </w:r>
            <w:r w:rsidDel="00000000" w:rsidR="00000000" w:rsidRPr="00000000">
              <w:rPr>
                <w:rFonts w:ascii="Arial Narrow" w:cs="Arial Narrow" w:eastAsia="Arial Narrow" w:hAnsi="Arial Narrow"/>
                <w:b w:val="1"/>
                <w:bCs w:val="1"/>
                <w:rtl w:val="0"/>
              </w:rPr>
              <w:t xml:space="preserve"> </w:t>
            </w:r>
            <w:r w:rsidDel="00000000" w:rsidR="00000000" w:rsidRPr="00000000">
              <w:rPr>
                <w:rtl w:val="0"/>
              </w:rPr>
            </w:r>
          </w:p>
          <w:p w:rsidR="00000000" w:rsidDel="00000000" w:rsidP="00000000" w:rsidRDefault="00000000" w:rsidRPr="00000000" w14:paraId="000000A3">
            <w:pPr>
              <w:numPr>
                <w:ilvl w:val="0"/>
                <w:numId w:val="16"/>
              </w:numPr>
              <w:pBdr>
                <w:top w:space="0" w:sz="0" w:val="nil"/>
                <w:left w:space="0" w:sz="0" w:val="nil"/>
                <w:bottom w:space="0" w:sz="0" w:val="nil"/>
                <w:right w:space="0" w:sz="0" w:val="nil"/>
                <w:between w:space="0" w:sz="0" w:val="nil"/>
              </w:pBdr>
              <w:spacing w:after="0" w:line="240" w:lineRule="auto"/>
              <w:ind w:left="360" w:hanging="360"/>
              <w:rPr>
                <w:b w:val="1"/>
                <w:bCs w:val="1"/>
                <w:color w:val="000000"/>
              </w:rPr>
            </w:pPr>
            <w:r w:rsidDel="00000000" w:rsidR="00000000" w:rsidRPr="00000000">
              <w:rPr>
                <w:rFonts w:ascii="Arial Narrow" w:cs="Arial Narrow" w:eastAsia="Arial Narrow" w:hAnsi="Arial Narrow"/>
                <w:b w:val="1"/>
                <w:bCs w:val="1"/>
                <w:color w:val="000000"/>
                <w:rtl w:val="0"/>
              </w:rPr>
              <w:t xml:space="preserve">Sought after as </w:t>
            </w:r>
            <w:r w:rsidDel="00000000" w:rsidR="00000000" w:rsidRPr="00000000">
              <w:rPr>
                <w:rFonts w:ascii="Arial Narrow" w:cs="Arial Narrow" w:eastAsia="Arial Narrow" w:hAnsi="Arial Narrow"/>
                <w:b w:val="1"/>
                <w:bCs w:val="1"/>
                <w:rtl w:val="0"/>
              </w:rPr>
              <w:t xml:space="preserve">a </w:t>
            </w:r>
            <w:r w:rsidDel="00000000" w:rsidR="00000000" w:rsidRPr="00000000">
              <w:rPr>
                <w:rFonts w:ascii="Arial Narrow" w:cs="Arial Narrow" w:eastAsia="Arial Narrow" w:hAnsi="Arial Narrow"/>
                <w:b w:val="1"/>
                <w:bCs w:val="1"/>
                <w:color w:val="000000"/>
                <w:rtl w:val="0"/>
              </w:rPr>
              <w:t xml:space="preserve">research mentor</w:t>
            </w:r>
            <w:r w:rsidDel="00000000" w:rsidR="00000000" w:rsidRPr="00000000">
              <w:rPr>
                <w:rFonts w:ascii="Arial Narrow" w:cs="Arial Narrow" w:eastAsia="Arial Narrow" w:hAnsi="Arial Narrow"/>
                <w:b w:val="1"/>
                <w:bCs w:val="1"/>
                <w:rtl w:val="0"/>
              </w:rPr>
              <w:t xml:space="preserve">; actively engaged in </w:t>
            </w:r>
            <w:sdt>
              <w:sdtPr>
                <w:id w:val="1392669177"/>
                <w:tag w:val="goog_rdk_10"/>
              </w:sdtPr>
              <w:sdtContent>
                <w:commentRangeStart w:id="3"/>
              </w:sdtContent>
            </w:sdt>
            <w:r w:rsidDel="00000000" w:rsidR="00000000" w:rsidRPr="00000000">
              <w:rPr>
                <w:rFonts w:ascii="Arial Narrow" w:cs="Arial Narrow" w:eastAsia="Arial Narrow" w:hAnsi="Arial Narrow"/>
                <w:b w:val="1"/>
                <w:bCs w:val="1"/>
                <w:rtl w:val="0"/>
              </w:rPr>
              <w:t xml:space="preserve">4</w:t>
            </w:r>
            <w:commentRangeEnd w:id="3"/>
            <w:r w:rsidDel="00000000" w:rsidR="00000000" w:rsidRPr="00000000">
              <w:commentReference w:id="3"/>
            </w:r>
            <w:r w:rsidDel="00000000" w:rsidR="00000000" w:rsidRPr="00000000">
              <w:rPr>
                <w:rFonts w:ascii="Arial Narrow" w:cs="Arial Narrow" w:eastAsia="Arial Narrow" w:hAnsi="Arial Narrow"/>
                <w:b w:val="1"/>
                <w:bCs w:val="1"/>
                <w:rtl w:val="0"/>
              </w:rPr>
              <w:t xml:space="preserve"> or more mentorship activities</w:t>
            </w:r>
            <w:r w:rsidDel="00000000" w:rsidR="00000000" w:rsidRPr="00000000">
              <w:rPr>
                <w:rtl w:val="0"/>
              </w:rPr>
            </w:r>
          </w:p>
          <w:p w:rsidR="00000000" w:rsidDel="00000000" w:rsidP="00000000" w:rsidRDefault="00000000" w:rsidRPr="00000000" w14:paraId="000000A4">
            <w:pPr>
              <w:numPr>
                <w:ilvl w:val="0"/>
                <w:numId w:val="16"/>
              </w:numPr>
              <w:pBdr>
                <w:top w:space="0" w:sz="0" w:val="nil"/>
                <w:left w:space="0" w:sz="0" w:val="nil"/>
                <w:bottom w:space="0" w:sz="0" w:val="nil"/>
                <w:right w:space="0" w:sz="0" w:val="nil"/>
                <w:between w:space="0" w:sz="0" w:val="nil"/>
              </w:pBdr>
              <w:spacing w:after="0" w:line="240" w:lineRule="auto"/>
              <w:ind w:left="360" w:hanging="360"/>
              <w:rPr>
                <w:b w:val="1"/>
                <w:bCs w:val="1"/>
                <w:color w:val="000000"/>
              </w:rPr>
            </w:pPr>
            <w:r w:rsidDel="00000000" w:rsidR="00000000" w:rsidRPr="00000000">
              <w:rPr>
                <w:rFonts w:ascii="Arial Narrow" w:cs="Arial Narrow" w:eastAsia="Arial Narrow" w:hAnsi="Arial Narrow"/>
                <w:b w:val="1"/>
                <w:bCs w:val="1"/>
                <w:color w:val="000000"/>
                <w:rtl w:val="0"/>
              </w:rPr>
              <w:t xml:space="preserve">Invited to present internationally (e.g., keynote speaker, symposi</w:t>
            </w:r>
            <w:r w:rsidDel="00000000" w:rsidR="00000000" w:rsidRPr="00000000">
              <w:rPr>
                <w:rFonts w:ascii="Arial Narrow" w:cs="Arial Narrow" w:eastAsia="Arial Narrow" w:hAnsi="Arial Narrow"/>
                <w:b w:val="1"/>
                <w:bCs w:val="1"/>
                <w:rtl w:val="0"/>
              </w:rPr>
              <w:t xml:space="preserve">um </w:t>
            </w:r>
            <w:r w:rsidDel="00000000" w:rsidR="00000000" w:rsidRPr="00000000">
              <w:rPr>
                <w:rFonts w:ascii="Arial Narrow" w:cs="Arial Narrow" w:eastAsia="Arial Narrow" w:hAnsi="Arial Narrow"/>
                <w:b w:val="1"/>
                <w:bCs w:val="1"/>
                <w:color w:val="000000"/>
                <w:rtl w:val="0"/>
              </w:rPr>
              <w:t xml:space="preserve">speaker) </w:t>
            </w:r>
            <w:r w:rsidDel="00000000" w:rsidR="00000000" w:rsidRPr="00000000">
              <w:rPr>
                <w:rtl w:val="0"/>
              </w:rPr>
            </w:r>
          </w:p>
          <w:p w:rsidR="00000000" w:rsidDel="00000000" w:rsidP="00000000" w:rsidRDefault="00000000" w:rsidRPr="00000000" w14:paraId="000000A5">
            <w:pPr>
              <w:numPr>
                <w:ilvl w:val="0"/>
                <w:numId w:val="16"/>
              </w:numPr>
              <w:pBdr>
                <w:top w:space="0" w:sz="0" w:val="nil"/>
                <w:left w:space="0" w:sz="0" w:val="nil"/>
                <w:bottom w:space="0" w:sz="0" w:val="nil"/>
                <w:right w:space="0" w:sz="0" w:val="nil"/>
                <w:between w:space="0" w:sz="0" w:val="nil"/>
              </w:pBdr>
              <w:spacing w:after="0" w:line="240" w:lineRule="auto"/>
              <w:ind w:left="360" w:hanging="360"/>
              <w:rPr>
                <w:b w:val="1"/>
                <w:bCs w:val="1"/>
                <w:color w:val="000000"/>
              </w:rPr>
            </w:pPr>
            <w:r w:rsidDel="00000000" w:rsidR="00000000" w:rsidRPr="00000000">
              <w:rPr>
                <w:rFonts w:ascii="Arial Narrow" w:cs="Arial Narrow" w:eastAsia="Arial Narrow" w:hAnsi="Arial Narrow"/>
                <w:b w:val="1"/>
                <w:bCs w:val="1"/>
                <w:color w:val="000000"/>
                <w:rtl w:val="0"/>
              </w:rPr>
              <w:t xml:space="preserve">Serves as </w:t>
            </w:r>
            <w:r w:rsidDel="00000000" w:rsidR="00000000" w:rsidRPr="00000000">
              <w:rPr>
                <w:rFonts w:ascii="Arial Narrow" w:cs="Arial Narrow" w:eastAsia="Arial Narrow" w:hAnsi="Arial Narrow"/>
                <w:b w:val="1"/>
                <w:bCs w:val="1"/>
                <w:rtl w:val="0"/>
              </w:rPr>
              <w:t xml:space="preserve">a </w:t>
            </w:r>
            <w:r w:rsidDel="00000000" w:rsidR="00000000" w:rsidRPr="00000000">
              <w:rPr>
                <w:rFonts w:ascii="Arial Narrow" w:cs="Arial Narrow" w:eastAsia="Arial Narrow" w:hAnsi="Arial Narrow"/>
                <w:b w:val="1"/>
                <w:bCs w:val="1"/>
                <w:color w:val="000000"/>
                <w:rtl w:val="0"/>
              </w:rPr>
              <w:t xml:space="preserve">journal editor or </w:t>
            </w:r>
            <w:r w:rsidDel="00000000" w:rsidR="00000000" w:rsidRPr="00000000">
              <w:rPr>
                <w:rFonts w:ascii="Arial Narrow" w:cs="Arial Narrow" w:eastAsia="Arial Narrow" w:hAnsi="Arial Narrow"/>
                <w:b w:val="1"/>
                <w:bCs w:val="1"/>
                <w:rtl w:val="0"/>
              </w:rPr>
              <w:t xml:space="preserve">is </w:t>
            </w:r>
            <w:r w:rsidDel="00000000" w:rsidR="00000000" w:rsidRPr="00000000">
              <w:rPr>
                <w:rFonts w:ascii="Arial Narrow" w:cs="Arial Narrow" w:eastAsia="Arial Narrow" w:hAnsi="Arial Narrow"/>
                <w:b w:val="1"/>
                <w:bCs w:val="1"/>
                <w:color w:val="000000"/>
                <w:rtl w:val="0"/>
              </w:rPr>
              <w:t xml:space="preserve">appointed to </w:t>
            </w:r>
            <w:r w:rsidDel="00000000" w:rsidR="00000000" w:rsidRPr="00000000">
              <w:rPr>
                <w:rFonts w:ascii="Arial Narrow" w:cs="Arial Narrow" w:eastAsia="Arial Narrow" w:hAnsi="Arial Narrow"/>
                <w:b w:val="1"/>
                <w:bCs w:val="1"/>
                <w:rtl w:val="0"/>
              </w:rPr>
              <w:t xml:space="preserve">a </w:t>
            </w:r>
            <w:r w:rsidDel="00000000" w:rsidR="00000000" w:rsidRPr="00000000">
              <w:rPr>
                <w:rFonts w:ascii="Arial Narrow" w:cs="Arial Narrow" w:eastAsia="Arial Narrow" w:hAnsi="Arial Narrow"/>
                <w:b w:val="1"/>
                <w:bCs w:val="1"/>
                <w:color w:val="000000"/>
                <w:rtl w:val="0"/>
              </w:rPr>
              <w:t xml:space="preserve">research advisory board </w:t>
            </w:r>
            <w:r w:rsidDel="00000000" w:rsidR="00000000" w:rsidRPr="00000000">
              <w:rPr>
                <w:rtl w:val="0"/>
              </w:rPr>
            </w:r>
          </w:p>
          <w:p w:rsidR="00000000" w:rsidDel="00000000" w:rsidP="00000000" w:rsidRDefault="00000000" w:rsidRPr="00000000" w14:paraId="000000A6">
            <w:pPr>
              <w:numPr>
                <w:ilvl w:val="0"/>
                <w:numId w:val="16"/>
              </w:numPr>
              <w:pBdr>
                <w:top w:space="0" w:sz="0" w:val="nil"/>
                <w:left w:space="0" w:sz="0" w:val="nil"/>
                <w:bottom w:space="0" w:sz="0" w:val="nil"/>
                <w:right w:space="0" w:sz="0" w:val="nil"/>
                <w:between w:space="0" w:sz="0" w:val="nil"/>
              </w:pBdr>
              <w:spacing w:after="0" w:line="240" w:lineRule="auto"/>
              <w:ind w:left="360" w:hanging="360"/>
              <w:rPr/>
            </w:pPr>
            <w:r w:rsidDel="00000000" w:rsidR="00000000" w:rsidRPr="00000000">
              <w:rPr>
                <w:rFonts w:ascii="Arial Narrow" w:cs="Arial Narrow" w:eastAsia="Arial Narrow" w:hAnsi="Arial Narrow"/>
                <w:rtl w:val="0"/>
              </w:rPr>
              <w:t xml:space="preserve">Serves on departmental or graduate research program committees. </w:t>
            </w:r>
            <w:r w:rsidDel="00000000" w:rsidR="00000000" w:rsidRPr="00000000">
              <w:rPr>
                <w:rtl w:val="0"/>
              </w:rPr>
            </w:r>
          </w:p>
          <w:sdt>
            <w:sdtPr>
              <w:id w:val="-31531999"/>
              <w:tag w:val="goog_rdk_12"/>
            </w:sdtPr>
            <w:sdtContent>
              <w:p w:rsidR="00000000" w:rsidDel="00000000" w:rsidP="00000000" w:rsidRDefault="00000000" w:rsidRPr="00000000" w14:paraId="000000A7">
                <w:pPr>
                  <w:numPr>
                    <w:ilvl w:val="0"/>
                    <w:numId w:val="16"/>
                  </w:numPr>
                  <w:pBdr>
                    <w:top w:space="0" w:sz="0" w:val="nil"/>
                    <w:left w:space="0" w:sz="0" w:val="nil"/>
                    <w:bottom w:space="0" w:sz="0" w:val="nil"/>
                    <w:right w:space="0" w:sz="0" w:val="nil"/>
                    <w:between w:space="0" w:sz="0" w:val="nil"/>
                  </w:pBdr>
                  <w:spacing w:after="0" w:line="240" w:lineRule="auto"/>
                  <w:ind w:left="360" w:hanging="360"/>
                  <w:rPr>
                    <w:ins w:author="Jeffrey Wozniak" w:id="4" w:date="2026-03-08T18:07:59Z"/>
                  </w:rPr>
                </w:pPr>
                <w:r w:rsidDel="00000000" w:rsidR="00000000" w:rsidRPr="00000000">
                  <w:rPr>
                    <w:rFonts w:ascii="Arial Narrow" w:cs="Arial Narrow" w:eastAsia="Arial Narrow" w:hAnsi="Arial Narrow"/>
                    <w:rtl w:val="0"/>
                  </w:rPr>
                  <w:t xml:space="preserve">Involved in leadership activities at regional/national/international research societies</w:t>
                </w:r>
                <w:sdt>
                  <w:sdtPr>
                    <w:id w:val="-1989799728"/>
                    <w:tag w:val="goog_rdk_11"/>
                  </w:sdtPr>
                  <w:sdtContent>
                    <w:ins w:author="Jeffrey Wozniak" w:id="4" w:date="2026-03-08T18:07:59Z">
                      <w:r w:rsidDel="00000000" w:rsidR="00000000" w:rsidRPr="00000000">
                        <w:rPr>
                          <w:rtl w:val="0"/>
                        </w:rPr>
                      </w:r>
                    </w:ins>
                  </w:sdtContent>
                </w:sdt>
              </w:p>
            </w:sdtContent>
          </w:sdt>
          <w:sdt>
            <w:sdtPr>
              <w:id w:val="-975114761"/>
              <w:tag w:val="goog_rdk_15"/>
            </w:sdtPr>
            <w:sdtContent>
              <w:p w:rsidR="00000000" w:rsidDel="00000000" w:rsidP="00000000" w:rsidRDefault="00000000" w:rsidRPr="00000000" w14:paraId="000000A8">
                <w:pPr>
                  <w:numPr>
                    <w:ilvl w:val="0"/>
                    <w:numId w:val="16"/>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u w:val="none"/>
                    <w:rPrChange w:author="Jeffrey Wozniak" w:id="5" w:date="2026-03-08T18:07:59Z">
                      <w:rPr/>
                    </w:rPrChange>
                  </w:rPr>
                  <w:pPrChange w:author="Jeffrey Wozniak" w:id="0" w:date="2026-03-08T18:07:59Z">
                    <w:pPr>
                      <w:numPr>
                        <w:ilvl w:val="0"/>
                        <w:numId w:val="16"/>
                      </w:numPr>
                      <w:pBdr>
                        <w:top w:space="0" w:sz="0" w:val="nil"/>
                        <w:left w:space="0" w:sz="0" w:val="nil"/>
                        <w:bottom w:space="0" w:sz="0" w:val="nil"/>
                        <w:right w:space="0" w:sz="0" w:val="nil"/>
                        <w:between w:space="0" w:sz="0" w:val="nil"/>
                      </w:pBdr>
                      <w:spacing w:after="0" w:line="240" w:lineRule="auto"/>
                      <w:ind w:left="360" w:hanging="360"/>
                    </w:pPr>
                  </w:pPrChange>
                </w:pPr>
                <w:sdt>
                  <w:sdtPr>
                    <w:id w:val="313456195"/>
                    <w:tag w:val="goog_rdk_13"/>
                  </w:sdtPr>
                  <w:sdtContent>
                    <w:ins w:author="Jeffrey Wozniak" w:id="4" w:date="2026-03-08T18:07:59Z">
                      <w:r w:rsidDel="00000000" w:rsidR="00000000" w:rsidRPr="00000000">
                        <w:rPr>
                          <w:rFonts w:ascii="Arial Narrow" w:cs="Arial Narrow" w:eastAsia="Arial Narrow" w:hAnsi="Arial Narrow"/>
                          <w:rtl w:val="0"/>
                        </w:rPr>
                        <w:t xml:space="preserve">Serve as a grant reviewer for an external granting agency</w:t>
                      </w:r>
                    </w:ins>
                  </w:sdtContent>
                </w:sdt>
                <w:sdt>
                  <w:sdtPr>
                    <w:id w:val="448306353"/>
                    <w:tag w:val="goog_rdk_14"/>
                  </w:sdtPr>
                  <w:sdtContent>
                    <w:r w:rsidDel="00000000" w:rsidR="00000000" w:rsidRPr="00000000">
                      <w:rPr>
                        <w:rtl w:val="0"/>
                      </w:rPr>
                    </w:r>
                  </w:sdtContent>
                </w:sdt>
              </w:p>
            </w:sdtContent>
          </w:sdt>
        </w:tc>
      </w:tr>
    </w:tbl>
    <w:p w:rsidR="00000000" w:rsidDel="00000000" w:rsidP="00000000" w:rsidRDefault="00000000" w:rsidRPr="00000000" w14:paraId="000000A9">
      <w:pPr>
        <w:pageBreakBefore w:val="0"/>
        <w:tabs>
          <w:tab w:val="left" w:leader="none" w:pos="2595"/>
        </w:tabs>
        <w:jc w:val="center"/>
        <w:rPr>
          <w:rFonts w:ascii="Arial Narrow" w:cs="Arial Narrow" w:eastAsia="Arial Narrow" w:hAnsi="Arial Narrow"/>
          <w:b w:val="1"/>
          <w:bCs w:val="1"/>
          <w:sz w:val="28"/>
          <w:szCs w:val="28"/>
        </w:rPr>
      </w:pPr>
      <w:r w:rsidDel="00000000" w:rsidR="00000000" w:rsidRPr="00000000">
        <w:rPr>
          <w:rtl w:val="0"/>
        </w:rPr>
      </w:r>
    </w:p>
    <w:tbl>
      <w:tblPr>
        <w:tblStyle w:val="Table4"/>
        <w:tblW w:w="15120.0" w:type="dxa"/>
        <w:jc w:val="left"/>
        <w:tblInd w:w="-1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3180"/>
        <w:gridCol w:w="2835"/>
        <w:gridCol w:w="3030"/>
        <w:gridCol w:w="3525"/>
        <w:tblGridChange w:id="0">
          <w:tblGrid>
            <w:gridCol w:w="2550"/>
            <w:gridCol w:w="3180"/>
            <w:gridCol w:w="2835"/>
            <w:gridCol w:w="3030"/>
            <w:gridCol w:w="3525"/>
          </w:tblGrid>
        </w:tblGridChange>
      </w:tblGrid>
      <w:tr>
        <w:trPr>
          <w:cantSplit w:val="0"/>
          <w:trHeight w:val="4600" w:hRule="atLeast"/>
          <w:tblHeader w:val="0"/>
        </w:trPr>
        <w:tc>
          <w:tcPr>
            <w:tcBorders>
              <w:top w:color="000000" w:space="0" w:sz="4" w:val="single"/>
              <w:left w:color="000000" w:space="0" w:sz="4" w:val="single"/>
              <w:bottom w:color="000000" w:space="0" w:sz="4" w:val="single"/>
            </w:tcBorders>
            <w:shd w:fill="d9d2e9" w:val="clear"/>
            <w:vAlign w:val="center"/>
          </w:tcPr>
          <w:p w:rsidR="00000000" w:rsidDel="00000000" w:rsidP="00000000" w:rsidRDefault="00000000" w:rsidRPr="00000000" w14:paraId="000000AA">
            <w:pPr>
              <w:spacing w:after="0" w:line="240" w:lineRule="auto"/>
              <w:rPr>
                <w:b w:val="1"/>
                <w:bCs w:val="1"/>
                <w:u w:val="single"/>
              </w:rPr>
            </w:pPr>
            <w:r w:rsidDel="00000000" w:rsidR="00000000" w:rsidRPr="00000000">
              <w:rPr>
                <w:rtl w:val="0"/>
              </w:rPr>
            </w:r>
          </w:p>
          <w:p w:rsidR="00000000" w:rsidDel="00000000" w:rsidP="00000000" w:rsidRDefault="00000000" w:rsidRPr="00000000" w14:paraId="000000AB">
            <w:pPr>
              <w:spacing w:after="0" w:line="240" w:lineRule="auto"/>
              <w:rPr>
                <w:b w:val="1"/>
                <w:bCs w:val="1"/>
                <w:u w:val="single"/>
              </w:rPr>
            </w:pPr>
            <w:r w:rsidDel="00000000" w:rsidR="00000000" w:rsidRPr="00000000">
              <w:rPr>
                <w:rtl w:val="0"/>
              </w:rPr>
            </w:r>
          </w:p>
          <w:p w:rsidR="00000000" w:rsidDel="00000000" w:rsidP="00000000" w:rsidRDefault="00000000" w:rsidRPr="00000000" w14:paraId="000000AC">
            <w:pPr>
              <w:rPr>
                <w:sz w:val="28"/>
                <w:szCs w:val="28"/>
              </w:rPr>
            </w:pPr>
            <w:r w:rsidDel="00000000" w:rsidR="00000000" w:rsidRPr="00000000">
              <w:rPr>
                <w:b w:val="1"/>
                <w:bCs w:val="1"/>
                <w:sz w:val="28"/>
                <w:szCs w:val="28"/>
                <w:u w:val="single"/>
                <w:rtl w:val="0"/>
              </w:rPr>
              <w:t xml:space="preserve">COMMUNITY SERVICE PERFORMANCE CRITERIA</w:t>
            </w:r>
            <w:r w:rsidDel="00000000" w:rsidR="00000000" w:rsidRPr="00000000">
              <w:rPr>
                <w:rtl w:val="0"/>
              </w:rPr>
            </w:r>
          </w:p>
          <w:p w:rsidR="00000000" w:rsidDel="00000000" w:rsidP="00000000" w:rsidRDefault="00000000" w:rsidRPr="00000000" w14:paraId="000000AD">
            <w:pPr>
              <w:spacing w:after="0" w:line="240" w:lineRule="auto"/>
              <w:rPr/>
            </w:pPr>
            <w:r w:rsidDel="00000000" w:rsidR="00000000" w:rsidRPr="00000000">
              <w:rPr>
                <w:rtl w:val="0"/>
              </w:rPr>
            </w:r>
          </w:p>
          <w:p w:rsidR="00000000" w:rsidDel="00000000" w:rsidP="00000000" w:rsidRDefault="00000000" w:rsidRPr="00000000" w14:paraId="000000AE">
            <w:pPr>
              <w:spacing w:after="0" w:line="240" w:lineRule="auto"/>
              <w:rPr/>
            </w:pPr>
            <w:r w:rsidDel="00000000" w:rsidR="00000000" w:rsidRPr="00000000">
              <w:rPr>
                <w:rtl w:val="0"/>
              </w:rPr>
              <w:t xml:space="preserve">ALL FACULTY ARE EXPECTED TO AT LEAST MEET 2 (Low Satisfactory).</w:t>
            </w:r>
          </w:p>
          <w:p w:rsidR="00000000" w:rsidDel="00000000" w:rsidP="00000000" w:rsidRDefault="00000000" w:rsidRPr="00000000" w14:paraId="000000AF">
            <w:pPr>
              <w:spacing w:after="0" w:line="240" w:lineRule="auto"/>
              <w:rPr/>
            </w:pPr>
            <w:r w:rsidDel="00000000" w:rsidR="00000000" w:rsidRPr="00000000">
              <w:rPr>
                <w:rtl w:val="0"/>
              </w:rPr>
              <w:t xml:space="preserve">FACULTY WHO HAVE aFTE ALLOCATED TO SERVICE (DEFINED AS ADVOCACY &amp; PUBLIC ENGAGEMENT) ARE EXPECTED TO AT LEAST MEET 3 (High Satisfactory). </w:t>
            </w:r>
          </w:p>
          <w:p w:rsidR="00000000" w:rsidDel="00000000" w:rsidP="00000000" w:rsidRDefault="00000000" w:rsidRPr="00000000" w14:paraId="000000B0">
            <w:pPr>
              <w:spacing w:after="0" w:line="240" w:lineRule="auto"/>
              <w:rPr>
                <w:b w:val="1"/>
                <w:bCs w:val="1"/>
                <w:u w:val="single"/>
              </w:rPr>
            </w:pPr>
            <w:r w:rsidDel="00000000" w:rsidR="00000000" w:rsidRPr="00000000">
              <w:rPr>
                <w:rtl w:val="0"/>
              </w:rPr>
              <w:t xml:space="preserve">TO BE CONSIDERED FOR PROMOTION BASED ON SERVICE ACTIVITIES (A RARE OCCURRENCE), FACULTY MUST ACHIEVE MOSTLY 4s, INCLUDING THE TWO BOLDED ITEMS</w:t>
            </w:r>
            <w:r w:rsidDel="00000000" w:rsidR="00000000" w:rsidRPr="00000000">
              <w:rPr>
                <w:rtl w:val="0"/>
              </w:rPr>
            </w:r>
          </w:p>
          <w:p w:rsidR="00000000" w:rsidDel="00000000" w:rsidP="00000000" w:rsidRDefault="00000000" w:rsidRPr="00000000" w14:paraId="000000B1">
            <w:pPr>
              <w:spacing w:after="0" w:lineRule="auto"/>
              <w:ind w:left="360" w:firstLine="0"/>
              <w:rPr>
                <w:i w:val="1"/>
                <w:iCs w:val="1"/>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B4">
            <w:pPr>
              <w:spacing w:after="0" w:lineRule="auto"/>
              <w:ind w:left="360" w:firstLine="0"/>
              <w:rPr/>
            </w:pPr>
            <w:r w:rsidDel="00000000" w:rsidR="00000000" w:rsidRPr="00000000">
              <w:rPr>
                <w:rtl w:val="0"/>
              </w:rPr>
            </w:r>
          </w:p>
          <w:p w:rsidR="00000000" w:rsidDel="00000000" w:rsidP="00000000" w:rsidRDefault="00000000" w:rsidRPr="00000000" w14:paraId="000000B5">
            <w:pPr>
              <w:numPr>
                <w:ilvl w:val="0"/>
                <w:numId w:val="14"/>
              </w:numPr>
              <w:spacing w:after="0" w:line="240" w:lineRule="auto"/>
              <w:ind w:left="360" w:hanging="360"/>
              <w:rPr/>
            </w:pPr>
            <w:r w:rsidDel="00000000" w:rsidR="00000000" w:rsidRPr="00000000">
              <w:rPr>
                <w:rFonts w:ascii="Arial Narrow" w:cs="Arial Narrow" w:eastAsia="Arial Narrow" w:hAnsi="Arial Narrow"/>
                <w:rtl w:val="0"/>
              </w:rPr>
              <w:t xml:space="preserve">If asked to participate in or help with a community service activity, is resistant or do not follow through</w:t>
            </w:r>
            <w:r w:rsidDel="00000000" w:rsidR="00000000" w:rsidRPr="00000000">
              <w:rPr>
                <w:rtl w:val="0"/>
              </w:rPr>
            </w:r>
          </w:p>
          <w:p w:rsidR="00000000" w:rsidDel="00000000" w:rsidP="00000000" w:rsidRDefault="00000000" w:rsidRPr="00000000" w14:paraId="000000B6">
            <w:pPr>
              <w:numPr>
                <w:ilvl w:val="0"/>
                <w:numId w:val="14"/>
              </w:numPr>
              <w:spacing w:after="0" w:line="240" w:lineRule="auto"/>
              <w:ind w:left="360" w:hanging="360"/>
              <w:rPr/>
            </w:pPr>
            <w:r w:rsidDel="00000000" w:rsidR="00000000" w:rsidRPr="00000000">
              <w:rPr>
                <w:rFonts w:ascii="Arial Narrow" w:cs="Arial Narrow" w:eastAsia="Arial Narrow" w:hAnsi="Arial Narrow"/>
                <w:rtl w:val="0"/>
              </w:rPr>
              <w:t xml:space="preserve">Communicates with community members and the public in ways that undermine the medical school mission  (e.g., inconsistent, negative, dismissive)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B7">
            <w:pPr>
              <w:spacing w:after="0" w:lineRule="auto"/>
              <w:ind w:left="205" w:firstLine="0"/>
              <w:rPr/>
            </w:pPr>
            <w:r w:rsidDel="00000000" w:rsidR="00000000" w:rsidRPr="00000000">
              <w:rPr>
                <w:rtl w:val="0"/>
              </w:rPr>
            </w:r>
          </w:p>
          <w:p w:rsidR="00000000" w:rsidDel="00000000" w:rsidP="00000000" w:rsidRDefault="00000000" w:rsidRPr="00000000" w14:paraId="000000B8">
            <w:pPr>
              <w:numPr>
                <w:ilvl w:val="0"/>
                <w:numId w:val="1"/>
              </w:numPr>
              <w:spacing w:after="0" w:line="240" w:lineRule="auto"/>
              <w:ind w:left="360" w:hanging="360"/>
              <w:rPr/>
            </w:pPr>
            <w:r w:rsidDel="00000000" w:rsidR="00000000" w:rsidRPr="00000000">
              <w:rPr>
                <w:rFonts w:ascii="Arial Narrow" w:cs="Arial Narrow" w:eastAsia="Arial Narrow" w:hAnsi="Arial Narrow"/>
                <w:rtl w:val="0"/>
              </w:rPr>
              <w:t xml:space="preserve">Willingly participates  in advocacy or public engagement activities </w:t>
            </w:r>
            <w:r w:rsidDel="00000000" w:rsidR="00000000" w:rsidRPr="00000000">
              <w:rPr>
                <w:rtl w:val="0"/>
              </w:rPr>
            </w:r>
          </w:p>
          <w:p w:rsidR="00000000" w:rsidDel="00000000" w:rsidP="00000000" w:rsidRDefault="00000000" w:rsidRPr="00000000" w14:paraId="000000B9">
            <w:pPr>
              <w:numPr>
                <w:ilvl w:val="0"/>
                <w:numId w:val="1"/>
              </w:numPr>
              <w:spacing w:after="0" w:line="240" w:lineRule="auto"/>
              <w:ind w:left="360" w:hanging="360"/>
              <w:rPr/>
            </w:pPr>
            <w:r w:rsidDel="00000000" w:rsidR="00000000" w:rsidRPr="00000000">
              <w:rPr>
                <w:rFonts w:ascii="Arial Narrow" w:cs="Arial Narrow" w:eastAsia="Arial Narrow" w:hAnsi="Arial Narrow"/>
                <w:rtl w:val="0"/>
              </w:rPr>
              <w:t xml:space="preserve">Makes efforts to be a good communicator with community members and the public when opportunities arise, and/or seeks guidance in skill development in this area if needed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BA">
            <w:pPr>
              <w:spacing w:after="0" w:line="240" w:lineRule="auto"/>
              <w:ind w:left="360" w:firstLine="0"/>
              <w:rPr>
                <w:b w:val="1"/>
                <w:bCs w:val="1"/>
              </w:rPr>
            </w:pPr>
            <w:r w:rsidDel="00000000" w:rsidR="00000000" w:rsidRPr="00000000">
              <w:rPr>
                <w:rtl w:val="0"/>
              </w:rPr>
            </w:r>
          </w:p>
          <w:p w:rsidR="00000000" w:rsidDel="00000000" w:rsidP="00000000" w:rsidRDefault="00000000" w:rsidRPr="00000000" w14:paraId="000000BB">
            <w:pPr>
              <w:numPr>
                <w:ilvl w:val="0"/>
                <w:numId w:val="12"/>
              </w:numPr>
              <w:spacing w:after="0" w:line="240" w:lineRule="auto"/>
              <w:ind w:left="360" w:hanging="360"/>
              <w:rPr/>
            </w:pPr>
            <w:r w:rsidDel="00000000" w:rsidR="00000000" w:rsidRPr="00000000">
              <w:rPr>
                <w:rFonts w:ascii="Arial Narrow" w:cs="Arial Narrow" w:eastAsia="Arial Narrow" w:hAnsi="Arial Narrow"/>
                <w:rtl w:val="0"/>
              </w:rPr>
              <w:t xml:space="preserve">Actively seeks out advocacy and/or community service and engagement activities</w:t>
            </w:r>
            <w:r w:rsidDel="00000000" w:rsidR="00000000" w:rsidRPr="00000000">
              <w:rPr>
                <w:rtl w:val="0"/>
              </w:rPr>
            </w:r>
          </w:p>
          <w:p w:rsidR="00000000" w:rsidDel="00000000" w:rsidP="00000000" w:rsidRDefault="00000000" w:rsidRPr="00000000" w14:paraId="000000BC">
            <w:pPr>
              <w:numPr>
                <w:ilvl w:val="0"/>
                <w:numId w:val="12"/>
              </w:numPr>
              <w:spacing w:after="0" w:line="240" w:lineRule="auto"/>
              <w:ind w:left="360" w:hanging="360"/>
              <w:rPr/>
            </w:pPr>
            <w:r w:rsidDel="00000000" w:rsidR="00000000" w:rsidRPr="00000000">
              <w:rPr>
                <w:rFonts w:ascii="Arial Narrow" w:cs="Arial Narrow" w:eastAsia="Arial Narrow" w:hAnsi="Arial Narrow"/>
                <w:rtl w:val="0"/>
              </w:rPr>
              <w:t xml:space="preserve">Seen as effective and creative in service and public communication activities</w:t>
            </w:r>
            <w:r w:rsidDel="00000000" w:rsidR="00000000" w:rsidRPr="00000000">
              <w:rPr>
                <w:rtl w:val="0"/>
              </w:rPr>
            </w:r>
          </w:p>
          <w:p w:rsidR="00000000" w:rsidDel="00000000" w:rsidP="00000000" w:rsidRDefault="00000000" w:rsidRPr="00000000" w14:paraId="000000BD">
            <w:pPr>
              <w:numPr>
                <w:ilvl w:val="0"/>
                <w:numId w:val="12"/>
              </w:numPr>
              <w:spacing w:after="0" w:line="240" w:lineRule="auto"/>
              <w:ind w:left="360" w:hanging="360"/>
              <w:rPr/>
            </w:pPr>
            <w:r w:rsidDel="00000000" w:rsidR="00000000" w:rsidRPr="00000000">
              <w:rPr>
                <w:rFonts w:ascii="Arial Narrow" w:cs="Arial Narrow" w:eastAsia="Arial Narrow" w:hAnsi="Arial Narrow"/>
                <w:rtl w:val="0"/>
              </w:rPr>
              <w:t xml:space="preserve">Sought out for communication with the public and/or community partners (may include invited talks, trainings) in support of mental health</w:t>
            </w:r>
            <w:r w:rsidDel="00000000" w:rsidR="00000000" w:rsidRPr="00000000">
              <w:rPr>
                <w:rtl w:val="0"/>
              </w:rPr>
            </w:r>
          </w:p>
          <w:p w:rsidR="00000000" w:rsidDel="00000000" w:rsidP="00000000" w:rsidRDefault="00000000" w:rsidRPr="00000000" w14:paraId="000000BE">
            <w:pPr>
              <w:numPr>
                <w:ilvl w:val="0"/>
                <w:numId w:val="12"/>
              </w:numPr>
              <w:spacing w:after="0" w:line="240" w:lineRule="auto"/>
              <w:ind w:left="360" w:hanging="360"/>
              <w:rPr/>
            </w:pPr>
            <w:r w:rsidDel="00000000" w:rsidR="00000000" w:rsidRPr="00000000">
              <w:rPr>
                <w:rFonts w:ascii="Arial Narrow" w:cs="Arial Narrow" w:eastAsia="Arial Narrow" w:hAnsi="Arial Narrow"/>
                <w:rtl w:val="0"/>
              </w:rPr>
              <w:t xml:space="preserve">Forms active and positive relationships with the legislature, advocacy groups, the media, and/or community partners</w:t>
            </w:r>
            <w:r w:rsidDel="00000000" w:rsidR="00000000" w:rsidRPr="00000000">
              <w:rPr>
                <w:rtl w:val="0"/>
              </w:rPr>
            </w:r>
          </w:p>
          <w:p w:rsidR="00000000" w:rsidDel="00000000" w:rsidP="00000000" w:rsidRDefault="00000000" w:rsidRPr="00000000" w14:paraId="000000BF">
            <w:pPr>
              <w:numPr>
                <w:ilvl w:val="0"/>
                <w:numId w:val="12"/>
              </w:numPr>
              <w:spacing w:after="0" w:lineRule="auto"/>
              <w:ind w:left="360" w:hanging="360"/>
              <w:rPr/>
            </w:pPr>
            <w:r w:rsidDel="00000000" w:rsidR="00000000" w:rsidRPr="00000000">
              <w:rPr>
                <w:rFonts w:ascii="Arial Narrow" w:cs="Arial Narrow" w:eastAsia="Arial Narrow" w:hAnsi="Arial Narrow"/>
                <w:rtl w:val="0"/>
              </w:rPr>
              <w:t xml:space="preserve">Develops new methods, approaches, and partnerships for advocacy, public engagement, and/or community partnerships</w:t>
            </w:r>
            <w:r w:rsidDel="00000000" w:rsidR="00000000" w:rsidRPr="00000000">
              <w:rPr>
                <w:rtl w:val="0"/>
              </w:rPr>
            </w:r>
          </w:p>
          <w:p w:rsidR="00000000" w:rsidDel="00000000" w:rsidP="00000000" w:rsidRDefault="00000000" w:rsidRPr="00000000" w14:paraId="000000C0">
            <w:pPr>
              <w:rPr>
                <w:rFonts w:ascii="Arial Narrow" w:cs="Arial Narrow" w:eastAsia="Arial Narrow" w:hAnsi="Arial Narrow"/>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C1">
            <w:pPr>
              <w:spacing w:after="0" w:lineRule="auto"/>
              <w:ind w:left="360" w:firstLine="0"/>
              <w:rPr/>
            </w:pPr>
            <w:r w:rsidDel="00000000" w:rsidR="00000000" w:rsidRPr="00000000">
              <w:rPr>
                <w:rtl w:val="0"/>
              </w:rPr>
            </w:r>
          </w:p>
          <w:p w:rsidR="00000000" w:rsidDel="00000000" w:rsidP="00000000" w:rsidRDefault="00000000" w:rsidRPr="00000000" w14:paraId="000000C2">
            <w:pPr>
              <w:numPr>
                <w:ilvl w:val="0"/>
                <w:numId w:val="15"/>
              </w:numPr>
              <w:spacing w:after="0" w:line="240" w:lineRule="auto"/>
              <w:ind w:left="360" w:hanging="360"/>
              <w:rPr/>
            </w:pPr>
            <w:r w:rsidDel="00000000" w:rsidR="00000000" w:rsidRPr="00000000">
              <w:rPr>
                <w:rFonts w:ascii="Arial Narrow" w:cs="Arial Narrow" w:eastAsia="Arial Narrow" w:hAnsi="Arial Narrow"/>
                <w:rtl w:val="0"/>
              </w:rPr>
              <w:t xml:space="preserve">Frequently sought out to represent the dept or the field in</w:t>
            </w:r>
            <w:r w:rsidDel="00000000" w:rsidR="00000000" w:rsidRPr="00000000">
              <w:rPr>
                <w:rFonts w:ascii="Arial Narrow" w:cs="Arial Narrow" w:eastAsia="Arial Narrow" w:hAnsi="Arial Narrow"/>
                <w:b w:val="1"/>
                <w:bCs w:val="1"/>
                <w:rtl w:val="0"/>
              </w:rPr>
              <w:t xml:space="preserve"> </w:t>
            </w:r>
            <w:r w:rsidDel="00000000" w:rsidR="00000000" w:rsidRPr="00000000">
              <w:rPr>
                <w:rFonts w:ascii="Arial Narrow" w:cs="Arial Narrow" w:eastAsia="Arial Narrow" w:hAnsi="Arial Narrow"/>
                <w:rtl w:val="0"/>
              </w:rPr>
              <w:t xml:space="preserve">highly visible advocacy or communications activities</w:t>
            </w:r>
            <w:r w:rsidDel="00000000" w:rsidR="00000000" w:rsidRPr="00000000">
              <w:rPr>
                <w:rtl w:val="0"/>
              </w:rPr>
            </w:r>
          </w:p>
          <w:p w:rsidR="00000000" w:rsidDel="00000000" w:rsidP="00000000" w:rsidRDefault="00000000" w:rsidRPr="00000000" w14:paraId="000000C3">
            <w:pPr>
              <w:numPr>
                <w:ilvl w:val="0"/>
                <w:numId w:val="15"/>
              </w:numPr>
              <w:spacing w:after="0" w:line="240" w:lineRule="auto"/>
              <w:ind w:left="360" w:hanging="360"/>
              <w:rPr>
                <w:b w:val="1"/>
                <w:bCs w:val="1"/>
              </w:rPr>
            </w:pPr>
            <w:r w:rsidDel="00000000" w:rsidR="00000000" w:rsidRPr="00000000">
              <w:rPr>
                <w:rFonts w:ascii="Arial Narrow" w:cs="Arial Narrow" w:eastAsia="Arial Narrow" w:hAnsi="Arial Narrow"/>
                <w:b w:val="1"/>
                <w:bCs w:val="1"/>
                <w:rtl w:val="0"/>
              </w:rPr>
              <w:t xml:space="preserve">Recognized regionally or nationally as an advocate and resource in the realm of mental health </w:t>
            </w:r>
            <w:r w:rsidDel="00000000" w:rsidR="00000000" w:rsidRPr="00000000">
              <w:rPr>
                <w:rtl w:val="0"/>
              </w:rPr>
            </w:r>
          </w:p>
          <w:p w:rsidR="00000000" w:rsidDel="00000000" w:rsidP="00000000" w:rsidRDefault="00000000" w:rsidRPr="00000000" w14:paraId="000000C4">
            <w:pPr>
              <w:numPr>
                <w:ilvl w:val="0"/>
                <w:numId w:val="15"/>
              </w:numPr>
              <w:spacing w:after="0" w:line="240" w:lineRule="auto"/>
              <w:ind w:left="360" w:hanging="360"/>
              <w:rPr>
                <w:b w:val="1"/>
                <w:bCs w:val="1"/>
              </w:rPr>
            </w:pPr>
            <w:r w:rsidDel="00000000" w:rsidR="00000000" w:rsidRPr="00000000">
              <w:rPr>
                <w:rFonts w:ascii="Arial Narrow" w:cs="Arial Narrow" w:eastAsia="Arial Narrow" w:hAnsi="Arial Narrow"/>
                <w:b w:val="1"/>
                <w:bCs w:val="1"/>
                <w:rtl w:val="0"/>
              </w:rPr>
              <w:t xml:space="preserve">Has written or communicated at the national level (e.g., book, blog, YouTube) to provide community service, advocacy or public education and engagement</w:t>
            </w:r>
            <w:r w:rsidDel="00000000" w:rsidR="00000000" w:rsidRPr="00000000">
              <w:rPr>
                <w:rtl w:val="0"/>
              </w:rPr>
            </w:r>
          </w:p>
          <w:p w:rsidR="00000000" w:rsidDel="00000000" w:rsidP="00000000" w:rsidRDefault="00000000" w:rsidRPr="00000000" w14:paraId="000000C5">
            <w:pPr>
              <w:numPr>
                <w:ilvl w:val="0"/>
                <w:numId w:val="15"/>
              </w:numPr>
              <w:spacing w:after="0" w:line="240" w:lineRule="auto"/>
              <w:ind w:left="360" w:hanging="360"/>
              <w:rPr>
                <w:b w:val="1"/>
                <w:bCs w:val="1"/>
              </w:rPr>
            </w:pPr>
            <w:r w:rsidDel="00000000" w:rsidR="00000000" w:rsidRPr="00000000">
              <w:rPr>
                <w:rFonts w:ascii="Arial Narrow" w:cs="Arial Narrow" w:eastAsia="Arial Narrow" w:hAnsi="Arial Narrow"/>
                <w:b w:val="1"/>
                <w:bCs w:val="1"/>
                <w:rtl w:val="0"/>
              </w:rPr>
              <w:t xml:space="preserve">Has played a key role in successfully driving change in legislative, public policy, or public awareness issues related to mental health</w:t>
            </w:r>
            <w:r w:rsidDel="00000000" w:rsidR="00000000" w:rsidRPr="00000000">
              <w:rPr>
                <w:rtl w:val="0"/>
              </w:rPr>
            </w:r>
          </w:p>
          <w:p w:rsidR="00000000" w:rsidDel="00000000" w:rsidP="00000000" w:rsidRDefault="00000000" w:rsidRPr="00000000" w14:paraId="000000C6">
            <w:pPr>
              <w:numPr>
                <w:ilvl w:val="0"/>
                <w:numId w:val="15"/>
              </w:numPr>
              <w:spacing w:after="0" w:lineRule="auto"/>
              <w:ind w:left="360" w:hanging="360"/>
              <w:rPr>
                <w:b w:val="1"/>
                <w:bCs w:val="1"/>
              </w:rPr>
            </w:pPr>
            <w:r w:rsidDel="00000000" w:rsidR="00000000" w:rsidRPr="00000000">
              <w:rPr>
                <w:rFonts w:ascii="Arial Narrow" w:cs="Arial Narrow" w:eastAsia="Arial Narrow" w:hAnsi="Arial Narrow"/>
                <w:b w:val="1"/>
                <w:bCs w:val="1"/>
                <w:rtl w:val="0"/>
              </w:rPr>
              <w:t xml:space="preserve">Has developed new methods, studies, or advocacy and public engagement strategies, and published on their effects in peer-reviewed journals.</w:t>
            </w:r>
            <w:r w:rsidDel="00000000" w:rsidR="00000000" w:rsidRPr="00000000">
              <w:rPr>
                <w:rtl w:val="0"/>
              </w:rPr>
            </w:r>
          </w:p>
          <w:p w:rsidR="00000000" w:rsidDel="00000000" w:rsidP="00000000" w:rsidRDefault="00000000" w:rsidRPr="00000000" w14:paraId="000000C7">
            <w:pPr>
              <w:ind w:left="360" w:firstLine="0"/>
              <w:rPr/>
            </w:pPr>
            <w:r w:rsidDel="00000000" w:rsidR="00000000" w:rsidRPr="00000000">
              <w:rPr>
                <w:rtl w:val="0"/>
              </w:rPr>
            </w:r>
          </w:p>
        </w:tc>
      </w:tr>
    </w:tbl>
    <w:p w:rsidR="00000000" w:rsidDel="00000000" w:rsidP="00000000" w:rsidRDefault="00000000" w:rsidRPr="00000000" w14:paraId="000000C8">
      <w:pPr>
        <w:tabs>
          <w:tab w:val="left" w:leader="none" w:pos="2595"/>
        </w:tabs>
        <w:jc w:val="left"/>
        <w:rPr>
          <w:rFonts w:ascii="Arial Narrow" w:cs="Arial Narrow" w:eastAsia="Arial Narrow" w:hAnsi="Arial Narrow"/>
          <w:b w:val="1"/>
          <w:bCs w:val="1"/>
          <w:sz w:val="28"/>
          <w:szCs w:val="28"/>
        </w:rPr>
      </w:pPr>
      <w:r w:rsidDel="00000000" w:rsidR="00000000" w:rsidRPr="00000000">
        <w:rPr>
          <w:rtl w:val="0"/>
        </w:rPr>
      </w:r>
    </w:p>
    <w:tbl>
      <w:tblPr>
        <w:tblStyle w:val="Table5"/>
        <w:tblW w:w="15120.0" w:type="dxa"/>
        <w:jc w:val="left"/>
        <w:tblInd w:w="-1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5"/>
        <w:gridCol w:w="3405"/>
        <w:gridCol w:w="2805"/>
        <w:gridCol w:w="3060"/>
        <w:gridCol w:w="3525"/>
        <w:tblGridChange w:id="0">
          <w:tblGrid>
            <w:gridCol w:w="2325"/>
            <w:gridCol w:w="3405"/>
            <w:gridCol w:w="2805"/>
            <w:gridCol w:w="3060"/>
            <w:gridCol w:w="3525"/>
          </w:tblGrid>
        </w:tblGridChange>
      </w:tblGrid>
      <w:tr>
        <w:trPr>
          <w:cantSplit w:val="0"/>
          <w:trHeight w:val="4600" w:hRule="atLeast"/>
          <w:tblHeader w:val="0"/>
        </w:trPr>
        <w:tc>
          <w:tcPr>
            <w:tcBorders>
              <w:top w:color="000000" w:space="0" w:sz="4" w:val="single"/>
              <w:left w:color="000000" w:space="0" w:sz="4" w:val="single"/>
              <w:bottom w:color="000000" w:space="0" w:sz="4" w:val="single"/>
            </w:tcBorders>
            <w:shd w:fill="a8d08d" w:val="clear"/>
            <w:vAlign w:val="center"/>
          </w:tcPr>
          <w:p w:rsidR="00000000" w:rsidDel="00000000" w:rsidP="00000000" w:rsidRDefault="00000000" w:rsidRPr="00000000" w14:paraId="000000C9">
            <w:pPr>
              <w:rPr>
                <w:sz w:val="28"/>
                <w:szCs w:val="28"/>
              </w:rPr>
            </w:pPr>
            <w:r w:rsidDel="00000000" w:rsidR="00000000" w:rsidRPr="00000000">
              <w:rPr>
                <w:b w:val="1"/>
                <w:bCs w:val="1"/>
                <w:sz w:val="28"/>
                <w:szCs w:val="28"/>
                <w:u w:val="single"/>
                <w:rtl w:val="0"/>
              </w:rPr>
              <w:t xml:space="preserve">DEPARTMENTAL CULTURE PERFORMANCE CRITERIA</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ALL FACULTY ARE EXPECTED TO MEET 3 (High Satisfactory)</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0.05 aFTE is automatically funded for each faculty member to carry out these activities</w:t>
            </w:r>
          </w:p>
          <w:p w:rsidR="00000000" w:rsidDel="00000000" w:rsidP="00000000" w:rsidRDefault="00000000" w:rsidRPr="00000000" w14:paraId="000000CE">
            <w:pPr>
              <w:spacing w:after="0" w:lineRule="auto"/>
              <w:ind w:left="360" w:firstLine="0"/>
              <w:rPr>
                <w:i w:val="1"/>
                <w:iCs w:val="1"/>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1">
            <w:pPr>
              <w:spacing w:after="0" w:lineRule="auto"/>
              <w:ind w:left="360" w:firstLine="0"/>
              <w:rPr/>
            </w:pPr>
            <w:r w:rsidDel="00000000" w:rsidR="00000000" w:rsidRPr="00000000">
              <w:rPr>
                <w:rtl w:val="0"/>
              </w:rPr>
            </w:r>
          </w:p>
          <w:p w:rsidR="00000000" w:rsidDel="00000000" w:rsidP="00000000" w:rsidRDefault="00000000" w:rsidRPr="00000000" w14:paraId="000000D2">
            <w:pPr>
              <w:numPr>
                <w:ilvl w:val="0"/>
                <w:numId w:val="6"/>
              </w:numPr>
              <w:spacing w:after="0" w:lineRule="auto"/>
              <w:ind w:left="360" w:hanging="360"/>
              <w:rPr/>
            </w:pPr>
            <w:r w:rsidDel="00000000" w:rsidR="00000000" w:rsidRPr="00000000">
              <w:rPr>
                <w:rFonts w:ascii="Arial Narrow" w:cs="Arial Narrow" w:eastAsia="Arial Narrow" w:hAnsi="Arial Narrow"/>
                <w:rtl w:val="0"/>
              </w:rPr>
              <w:t xml:space="preserve">Does not perform needed administrative tasks in a timely manner; needs multiple prompts, including escalation to leadership,  with consequences for non-response  (eg, financial impact, denial of request, suspension of clinical duties; information not accepted; appeals to overturn consequences, etc.)</w:t>
            </w:r>
            <w:r w:rsidDel="00000000" w:rsidR="00000000" w:rsidRPr="00000000">
              <w:rPr>
                <w:rtl w:val="0"/>
              </w:rPr>
            </w:r>
          </w:p>
          <w:p w:rsidR="00000000" w:rsidDel="00000000" w:rsidP="00000000" w:rsidRDefault="00000000" w:rsidRPr="00000000" w14:paraId="000000D3">
            <w:pPr>
              <w:numPr>
                <w:ilvl w:val="0"/>
                <w:numId w:val="6"/>
              </w:numPr>
              <w:spacing w:after="0" w:lineRule="auto"/>
              <w:ind w:left="36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Consistently does not answer emails from admin staff, department administrators, or the Head</w:t>
            </w:r>
            <w:r w:rsidDel="00000000" w:rsidR="00000000" w:rsidRPr="00000000">
              <w:rPr>
                <w:rtl w:val="0"/>
              </w:rPr>
            </w:r>
          </w:p>
          <w:p w:rsidR="00000000" w:rsidDel="00000000" w:rsidP="00000000" w:rsidRDefault="00000000" w:rsidRPr="00000000" w14:paraId="000000D4">
            <w:pPr>
              <w:numPr>
                <w:ilvl w:val="0"/>
                <w:numId w:val="6"/>
              </w:numPr>
              <w:spacing w:after="0" w:lineRule="auto"/>
              <w:ind w:left="36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Does not attend Faculty Meetings</w:t>
            </w:r>
            <w:r w:rsidDel="00000000" w:rsidR="00000000" w:rsidRPr="00000000">
              <w:rPr>
                <w:rtl w:val="0"/>
              </w:rPr>
            </w:r>
          </w:p>
          <w:p w:rsidR="00000000" w:rsidDel="00000000" w:rsidP="00000000" w:rsidRDefault="00000000" w:rsidRPr="00000000" w14:paraId="000000D5">
            <w:pPr>
              <w:numPr>
                <w:ilvl w:val="0"/>
                <w:numId w:val="6"/>
              </w:numPr>
              <w:spacing w:after="0" w:lineRule="auto"/>
              <w:ind w:left="36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Does not attend Grand Rounds</w:t>
            </w:r>
            <w:r w:rsidDel="00000000" w:rsidR="00000000" w:rsidRPr="00000000">
              <w:rPr>
                <w:rtl w:val="0"/>
              </w:rPr>
            </w:r>
          </w:p>
          <w:p w:rsidR="00000000" w:rsidDel="00000000" w:rsidP="00000000" w:rsidRDefault="00000000" w:rsidRPr="00000000" w14:paraId="000000D6">
            <w:pPr>
              <w:numPr>
                <w:ilvl w:val="0"/>
                <w:numId w:val="6"/>
              </w:numPr>
              <w:spacing w:after="0" w:line="240" w:lineRule="auto"/>
              <w:ind w:left="3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Negative attitude toward workplace challenges — fosters complaints or problems instead of  solutions.</w:t>
            </w:r>
          </w:p>
          <w:p w:rsidR="00000000" w:rsidDel="00000000" w:rsidP="00000000" w:rsidRDefault="00000000" w:rsidRPr="00000000" w14:paraId="000000D7">
            <w:pPr>
              <w:numPr>
                <w:ilvl w:val="0"/>
                <w:numId w:val="6"/>
              </w:numPr>
              <w:spacing w:after="0" w:lineRule="auto"/>
              <w:ind w:left="360" w:hanging="360"/>
              <w:rPr/>
            </w:pPr>
            <w:r w:rsidDel="00000000" w:rsidR="00000000" w:rsidRPr="00000000">
              <w:rPr>
                <w:rFonts w:ascii="Arial Narrow" w:cs="Arial Narrow" w:eastAsia="Arial Narrow" w:hAnsi="Arial Narrow"/>
                <w:rtl w:val="0"/>
              </w:rPr>
              <w:t xml:space="preserve">Undermines a culture of Inclusive Excellence</w:t>
            </w:r>
            <w:r w:rsidDel="00000000" w:rsidR="00000000" w:rsidRPr="00000000">
              <w:rPr>
                <w:rtl w:val="0"/>
              </w:rPr>
            </w:r>
          </w:p>
          <w:p w:rsidR="00000000" w:rsidDel="00000000" w:rsidP="00000000" w:rsidRDefault="00000000" w:rsidRPr="00000000" w14:paraId="000000D8">
            <w:pPr>
              <w:numPr>
                <w:ilvl w:val="0"/>
                <w:numId w:val="6"/>
              </w:numPr>
              <w:spacing w:after="0" w:lineRule="auto"/>
              <w:ind w:left="360" w:hanging="360"/>
              <w:rPr/>
            </w:pPr>
            <w:r w:rsidDel="00000000" w:rsidR="00000000" w:rsidRPr="00000000">
              <w:rPr>
                <w:rFonts w:ascii="Arial Narrow" w:cs="Arial Narrow" w:eastAsia="Arial Narrow" w:hAnsi="Arial Narrow"/>
                <w:rtl w:val="0"/>
              </w:rPr>
              <w:t xml:space="preserve">Shows difficulty accepting feedback</w:t>
            </w:r>
            <w:r w:rsidDel="00000000" w:rsidR="00000000" w:rsidRPr="00000000">
              <w:rPr>
                <w:rtl w:val="0"/>
              </w:rPr>
            </w:r>
          </w:p>
          <w:p w:rsidR="00000000" w:rsidDel="00000000" w:rsidP="00000000" w:rsidRDefault="00000000" w:rsidRPr="00000000" w14:paraId="000000D9">
            <w:pPr>
              <w:numPr>
                <w:ilvl w:val="0"/>
                <w:numId w:val="6"/>
              </w:numPr>
              <w:spacing w:after="0" w:lineRule="auto"/>
              <w:ind w:left="360" w:hanging="360"/>
              <w:rPr/>
            </w:pPr>
            <w:r w:rsidDel="00000000" w:rsidR="00000000" w:rsidRPr="00000000">
              <w:rPr>
                <w:rFonts w:ascii="Arial Narrow" w:cs="Arial Narrow" w:eastAsia="Arial Narrow" w:hAnsi="Arial Narrow"/>
                <w:rtl w:val="0"/>
              </w:rPr>
              <w:t xml:space="preserve">Unwilling to engage in productive Crucial Conversations</w:t>
            </w:r>
            <w:r w:rsidDel="00000000" w:rsidR="00000000" w:rsidRPr="00000000">
              <w:rPr>
                <w:rtl w:val="0"/>
              </w:rPr>
            </w:r>
          </w:p>
          <w:p w:rsidR="00000000" w:rsidDel="00000000" w:rsidP="00000000" w:rsidRDefault="00000000" w:rsidRPr="00000000" w14:paraId="000000DA">
            <w:pPr>
              <w:numPr>
                <w:ilvl w:val="0"/>
                <w:numId w:val="6"/>
              </w:numPr>
              <w:spacing w:after="0" w:lineRule="auto"/>
              <w:ind w:left="360" w:hanging="360"/>
              <w:rPr/>
            </w:pPr>
            <w:r w:rsidDel="00000000" w:rsidR="00000000" w:rsidRPr="00000000">
              <w:rPr>
                <w:rFonts w:ascii="Arial Narrow" w:cs="Arial Narrow" w:eastAsia="Arial Narrow" w:hAnsi="Arial Narrow"/>
                <w:rtl w:val="0"/>
              </w:rPr>
              <w:t xml:space="preserve">Does not adhere to action plans that are in the best interest of the department</w:t>
            </w:r>
            <w:r w:rsidDel="00000000" w:rsidR="00000000" w:rsidRPr="00000000">
              <w:rPr>
                <w:rtl w:val="0"/>
              </w:rPr>
            </w:r>
          </w:p>
          <w:p w:rsidR="00000000" w:rsidDel="00000000" w:rsidP="00000000" w:rsidRDefault="00000000" w:rsidRPr="00000000" w14:paraId="000000DB">
            <w:pPr>
              <w:numPr>
                <w:ilvl w:val="0"/>
                <w:numId w:val="6"/>
              </w:numPr>
              <w:spacing w:after="0" w:lineRule="auto"/>
              <w:ind w:left="360" w:hanging="360"/>
              <w:rPr/>
            </w:pPr>
            <w:sdt>
              <w:sdtPr>
                <w:id w:val="-1745761152"/>
                <w:tag w:val="goog_rdk_16"/>
              </w:sdtPr>
              <w:sdtContent>
                <w:commentRangeStart w:id="4"/>
              </w:sdtContent>
            </w:sdt>
            <w:r w:rsidDel="00000000" w:rsidR="00000000" w:rsidRPr="00000000">
              <w:rPr>
                <w:rFonts w:ascii="Arial Narrow" w:cs="Arial Narrow" w:eastAsia="Arial Narrow" w:hAnsi="Arial Narrow"/>
                <w:rtl w:val="0"/>
              </w:rPr>
              <w:t xml:space="preserve">Unethical </w:t>
            </w:r>
            <w:commentRangeEnd w:id="4"/>
            <w:r w:rsidDel="00000000" w:rsidR="00000000" w:rsidRPr="00000000">
              <w:commentReference w:id="4"/>
            </w:r>
            <w:r w:rsidDel="00000000" w:rsidR="00000000" w:rsidRPr="00000000">
              <w:rPr>
                <w:rFonts w:ascii="Arial Narrow" w:cs="Arial Narrow" w:eastAsia="Arial Narrow" w:hAnsi="Arial Narrow"/>
                <w:rtl w:val="0"/>
              </w:rPr>
              <w:t xml:space="preserve">in work with patients, families, or research</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C">
            <w:pPr>
              <w:spacing w:after="0" w:lineRule="auto"/>
              <w:ind w:left="205" w:firstLine="0"/>
              <w:rPr>
                <w:b w:val="1"/>
                <w:bCs w:val="1"/>
              </w:rPr>
            </w:pPr>
            <w:r w:rsidDel="00000000" w:rsidR="00000000" w:rsidRPr="00000000">
              <w:rPr>
                <w:rtl w:val="0"/>
              </w:rPr>
            </w:r>
          </w:p>
          <w:p w:rsidR="00000000" w:rsidDel="00000000" w:rsidP="00000000" w:rsidRDefault="00000000" w:rsidRPr="00000000" w14:paraId="000000DD">
            <w:pPr>
              <w:numPr>
                <w:ilvl w:val="0"/>
                <w:numId w:val="22"/>
              </w:numPr>
              <w:spacing w:after="0" w:line="240" w:lineRule="auto"/>
              <w:ind w:left="3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Performs needed administrative tasks  or requirements, but can be  late or require multiple prompting</w:t>
            </w:r>
          </w:p>
          <w:p w:rsidR="00000000" w:rsidDel="00000000" w:rsidP="00000000" w:rsidRDefault="00000000" w:rsidRPr="00000000" w14:paraId="000000DE">
            <w:pPr>
              <w:numPr>
                <w:ilvl w:val="0"/>
                <w:numId w:val="22"/>
              </w:numPr>
              <w:spacing w:after="0" w:line="240" w:lineRule="auto"/>
              <w:ind w:left="3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Eventually may respond to administrative emails or messages from the Head, but is often late</w:t>
            </w:r>
          </w:p>
          <w:p w:rsidR="00000000" w:rsidDel="00000000" w:rsidP="00000000" w:rsidRDefault="00000000" w:rsidRPr="00000000" w14:paraId="000000DF">
            <w:pPr>
              <w:numPr>
                <w:ilvl w:val="0"/>
                <w:numId w:val="22"/>
              </w:numPr>
              <w:spacing w:after="0" w:line="240" w:lineRule="auto"/>
              <w:ind w:left="205" w:hanging="360"/>
              <w:rPr/>
            </w:pPr>
            <w:r w:rsidDel="00000000" w:rsidR="00000000" w:rsidRPr="00000000">
              <w:rPr>
                <w:rFonts w:ascii="Arial Narrow" w:cs="Arial Narrow" w:eastAsia="Arial Narrow" w:hAnsi="Arial Narrow"/>
                <w:rtl w:val="0"/>
              </w:rPr>
              <w:t xml:space="preserve">  Attends Faculty</w:t>
            </w:r>
            <w:r w:rsidDel="00000000" w:rsidR="00000000" w:rsidRPr="00000000">
              <w:rPr>
                <w:rtl w:val="0"/>
              </w:rPr>
            </w:r>
          </w:p>
          <w:p w:rsidR="00000000" w:rsidDel="00000000" w:rsidP="00000000" w:rsidRDefault="00000000" w:rsidRPr="00000000" w14:paraId="000000E0">
            <w:pPr>
              <w:spacing w:after="0"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      Meetings infrequently </w:t>
            </w:r>
          </w:p>
          <w:p w:rsidR="00000000" w:rsidDel="00000000" w:rsidP="00000000" w:rsidRDefault="00000000" w:rsidRPr="00000000" w14:paraId="000000E1">
            <w:pPr>
              <w:numPr>
                <w:ilvl w:val="0"/>
                <w:numId w:val="22"/>
              </w:numPr>
              <w:spacing w:after="0" w:line="240" w:lineRule="auto"/>
              <w:ind w:left="205" w:hanging="360"/>
              <w:rPr/>
            </w:pPr>
            <w:r w:rsidDel="00000000" w:rsidR="00000000" w:rsidRPr="00000000">
              <w:rPr>
                <w:rFonts w:ascii="Arial Narrow" w:cs="Arial Narrow" w:eastAsia="Arial Narrow" w:hAnsi="Arial Narrow"/>
                <w:rtl w:val="0"/>
              </w:rPr>
              <w:t xml:space="preserve">  Attends Grand  </w:t>
            </w:r>
            <w:r w:rsidDel="00000000" w:rsidR="00000000" w:rsidRPr="00000000">
              <w:rPr>
                <w:rtl w:val="0"/>
              </w:rPr>
            </w:r>
          </w:p>
          <w:p w:rsidR="00000000" w:rsidDel="00000000" w:rsidP="00000000" w:rsidRDefault="00000000" w:rsidRPr="00000000" w14:paraId="000000E2">
            <w:pPr>
              <w:spacing w:after="0"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      Rounds infrequently</w:t>
            </w:r>
          </w:p>
          <w:p w:rsidR="00000000" w:rsidDel="00000000" w:rsidP="00000000" w:rsidRDefault="00000000" w:rsidRPr="00000000" w14:paraId="000000E3">
            <w:pPr>
              <w:numPr>
                <w:ilvl w:val="0"/>
                <w:numId w:val="22"/>
              </w:numPr>
              <w:spacing w:after="0" w:line="240" w:lineRule="auto"/>
              <w:ind w:left="205" w:hanging="360"/>
              <w:rPr/>
            </w:pPr>
            <w:r w:rsidDel="00000000" w:rsidR="00000000" w:rsidRPr="00000000">
              <w:rPr>
                <w:rFonts w:ascii="Arial Narrow" w:cs="Arial Narrow" w:eastAsia="Arial Narrow" w:hAnsi="Arial Narrow"/>
                <w:rtl w:val="0"/>
              </w:rPr>
              <w:t xml:space="preserve">  Maintains cordial    </w:t>
            </w:r>
            <w:r w:rsidDel="00000000" w:rsidR="00000000" w:rsidRPr="00000000">
              <w:rPr>
                <w:rtl w:val="0"/>
              </w:rPr>
            </w:r>
          </w:p>
          <w:p w:rsidR="00000000" w:rsidDel="00000000" w:rsidP="00000000" w:rsidRDefault="00000000" w:rsidRPr="00000000" w14:paraId="000000E4">
            <w:pPr>
              <w:spacing w:after="0"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      relationships with   </w:t>
            </w:r>
          </w:p>
          <w:p w:rsidR="00000000" w:rsidDel="00000000" w:rsidP="00000000" w:rsidRDefault="00000000" w:rsidRPr="00000000" w14:paraId="000000E5">
            <w:pPr>
              <w:spacing w:after="0"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      colleagues, trainees,   </w:t>
            </w:r>
          </w:p>
          <w:p w:rsidR="00000000" w:rsidDel="00000000" w:rsidP="00000000" w:rsidRDefault="00000000" w:rsidRPr="00000000" w14:paraId="000000E6">
            <w:pPr>
              <w:spacing w:after="0"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      patients, and families</w:t>
            </w:r>
          </w:p>
          <w:p w:rsidR="00000000" w:rsidDel="00000000" w:rsidP="00000000" w:rsidRDefault="00000000" w:rsidRPr="00000000" w14:paraId="000000E7">
            <w:pPr>
              <w:spacing w:after="0"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Participates in one IEWB activity per year </w:t>
            </w:r>
          </w:p>
          <w:p w:rsidR="00000000" w:rsidDel="00000000" w:rsidP="00000000" w:rsidRDefault="00000000" w:rsidRPr="00000000" w14:paraId="000000E8">
            <w:pPr>
              <w:numPr>
                <w:ilvl w:val="0"/>
                <w:numId w:val="22"/>
              </w:numPr>
              <w:spacing w:after="0" w:line="240" w:lineRule="auto"/>
              <w:ind w:left="205" w:hanging="360"/>
              <w:rPr/>
            </w:pPr>
            <w:r w:rsidDel="00000000" w:rsidR="00000000" w:rsidRPr="00000000">
              <w:rPr>
                <w:rFonts w:ascii="Arial Narrow" w:cs="Arial Narrow" w:eastAsia="Arial Narrow" w:hAnsi="Arial Narrow"/>
                <w:rtl w:val="0"/>
              </w:rPr>
              <w:t xml:space="preserve">  Willing to accept feedback </w:t>
            </w:r>
            <w:r w:rsidDel="00000000" w:rsidR="00000000" w:rsidRPr="00000000">
              <w:rPr>
                <w:rtl w:val="0"/>
              </w:rPr>
            </w:r>
          </w:p>
          <w:p w:rsidR="00000000" w:rsidDel="00000000" w:rsidP="00000000" w:rsidRDefault="00000000" w:rsidRPr="00000000" w14:paraId="000000E9">
            <w:pPr>
              <w:numPr>
                <w:ilvl w:val="0"/>
                <w:numId w:val="22"/>
              </w:numPr>
              <w:spacing w:after="0" w:line="240" w:lineRule="auto"/>
              <w:ind w:left="205" w:hanging="360"/>
              <w:rPr/>
            </w:pPr>
            <w:r w:rsidDel="00000000" w:rsidR="00000000" w:rsidRPr="00000000">
              <w:rPr>
                <w:rFonts w:ascii="Arial Narrow" w:cs="Arial Narrow" w:eastAsia="Arial Narrow" w:hAnsi="Arial Narrow"/>
                <w:rtl w:val="0"/>
              </w:rPr>
              <w:t xml:space="preserve">  Willing to engage in department problem-solving activities if asked to do so</w:t>
            </w:r>
            <w:r w:rsidDel="00000000" w:rsidR="00000000" w:rsidRPr="00000000">
              <w:rPr>
                <w:rtl w:val="0"/>
              </w:rPr>
            </w:r>
          </w:p>
          <w:p w:rsidR="00000000" w:rsidDel="00000000" w:rsidP="00000000" w:rsidRDefault="00000000" w:rsidRPr="00000000" w14:paraId="000000EA">
            <w:pPr>
              <w:numPr>
                <w:ilvl w:val="0"/>
                <w:numId w:val="22"/>
              </w:numPr>
              <w:spacing w:after="0" w:line="240" w:lineRule="auto"/>
              <w:ind w:left="360" w:hanging="360"/>
              <w:rPr/>
            </w:pPr>
            <w:r w:rsidDel="00000000" w:rsidR="00000000" w:rsidRPr="00000000">
              <w:rPr>
                <w:rFonts w:ascii="Arial Narrow" w:cs="Arial Narrow" w:eastAsia="Arial Narrow" w:hAnsi="Arial Narrow"/>
                <w:rtl w:val="0"/>
              </w:rPr>
              <w:t xml:space="preserve">Engages in ethical</w:t>
            </w:r>
            <w:r w:rsidDel="00000000" w:rsidR="00000000" w:rsidRPr="00000000">
              <w:rPr>
                <w:rtl w:val="0"/>
              </w:rPr>
            </w:r>
          </w:p>
          <w:p w:rsidR="00000000" w:rsidDel="00000000" w:rsidP="00000000" w:rsidRDefault="00000000" w:rsidRPr="00000000" w14:paraId="000000EB">
            <w:pPr>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      behavior</w:t>
            </w:r>
          </w:p>
        </w:tc>
        <w:tc>
          <w:tcPr>
            <w:tcBorders>
              <w:top w:color="000000" w:space="0" w:sz="4" w:val="single"/>
              <w:bottom w:color="000000" w:space="0" w:sz="4" w:val="single"/>
            </w:tcBorders>
          </w:tcPr>
          <w:p w:rsidR="00000000" w:rsidDel="00000000" w:rsidP="00000000" w:rsidRDefault="00000000" w:rsidRPr="00000000" w14:paraId="000000EC">
            <w:pPr>
              <w:spacing w:after="0" w:lineRule="auto"/>
              <w:ind w:left="360" w:firstLine="0"/>
              <w:rPr/>
            </w:pPr>
            <w:r w:rsidDel="00000000" w:rsidR="00000000" w:rsidRPr="00000000">
              <w:rPr>
                <w:rtl w:val="0"/>
              </w:rPr>
            </w:r>
          </w:p>
          <w:p w:rsidR="00000000" w:rsidDel="00000000" w:rsidP="00000000" w:rsidRDefault="00000000" w:rsidRPr="00000000" w14:paraId="000000ED">
            <w:pPr>
              <w:numPr>
                <w:ilvl w:val="0"/>
                <w:numId w:val="4"/>
              </w:numPr>
              <w:spacing w:after="0" w:lineRule="auto"/>
              <w:ind w:left="360" w:hanging="360"/>
              <w:rPr/>
            </w:pPr>
            <w:r w:rsidDel="00000000" w:rsidR="00000000" w:rsidRPr="00000000">
              <w:rPr>
                <w:rFonts w:ascii="Arial Narrow" w:cs="Arial Narrow" w:eastAsia="Arial Narrow" w:hAnsi="Arial Narrow"/>
                <w:rtl w:val="0"/>
              </w:rPr>
              <w:t xml:space="preserve">Responds to administrative responsibility(ies) in a timely, independent, positive manner</w:t>
            </w:r>
            <w:r w:rsidDel="00000000" w:rsidR="00000000" w:rsidRPr="00000000">
              <w:rPr>
                <w:rtl w:val="0"/>
              </w:rPr>
            </w:r>
          </w:p>
          <w:p w:rsidR="00000000" w:rsidDel="00000000" w:rsidP="00000000" w:rsidRDefault="00000000" w:rsidRPr="00000000" w14:paraId="000000EE">
            <w:pPr>
              <w:numPr>
                <w:ilvl w:val="0"/>
                <w:numId w:val="4"/>
              </w:numPr>
              <w:spacing w:after="0" w:lineRule="auto"/>
              <w:ind w:left="360" w:hanging="360"/>
              <w:rPr/>
            </w:pPr>
            <w:r w:rsidDel="00000000" w:rsidR="00000000" w:rsidRPr="00000000">
              <w:rPr>
                <w:rFonts w:ascii="Arial Narrow" w:cs="Arial Narrow" w:eastAsia="Arial Narrow" w:hAnsi="Arial Narrow"/>
                <w:rtl w:val="0"/>
              </w:rPr>
              <w:t xml:space="preserve">Responds to administrative emails or messages from the Head in a timely manner</w:t>
            </w:r>
            <w:r w:rsidDel="00000000" w:rsidR="00000000" w:rsidRPr="00000000">
              <w:rPr>
                <w:rtl w:val="0"/>
              </w:rPr>
            </w:r>
          </w:p>
          <w:p w:rsidR="00000000" w:rsidDel="00000000" w:rsidP="00000000" w:rsidRDefault="00000000" w:rsidRPr="00000000" w14:paraId="000000EF">
            <w:pPr>
              <w:numPr>
                <w:ilvl w:val="0"/>
                <w:numId w:val="4"/>
              </w:numPr>
              <w:spacing w:after="0" w:line="240" w:lineRule="auto"/>
              <w:ind w:left="360" w:hanging="360"/>
              <w:rPr/>
            </w:pPr>
            <w:r w:rsidDel="00000000" w:rsidR="00000000" w:rsidRPr="00000000">
              <w:rPr>
                <w:rFonts w:ascii="Arial Narrow" w:cs="Arial Narrow" w:eastAsia="Arial Narrow" w:hAnsi="Arial Narrow"/>
                <w:rtl w:val="0"/>
              </w:rPr>
              <w:t xml:space="preserve">Attends Faculty</w:t>
            </w:r>
            <w:r w:rsidDel="00000000" w:rsidR="00000000" w:rsidRPr="00000000">
              <w:rPr>
                <w:rtl w:val="0"/>
              </w:rPr>
            </w:r>
          </w:p>
          <w:p w:rsidR="00000000" w:rsidDel="00000000" w:rsidP="00000000" w:rsidRDefault="00000000" w:rsidRPr="00000000" w14:paraId="000000F0">
            <w:pPr>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       Meetings regularly with </w:t>
            </w:r>
          </w:p>
          <w:p w:rsidR="00000000" w:rsidDel="00000000" w:rsidP="00000000" w:rsidRDefault="00000000" w:rsidRPr="00000000" w14:paraId="000000F1">
            <w:pPr>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       camera on</w:t>
            </w:r>
          </w:p>
          <w:p w:rsidR="00000000" w:rsidDel="00000000" w:rsidP="00000000" w:rsidRDefault="00000000" w:rsidRPr="00000000" w14:paraId="000000F2">
            <w:pPr>
              <w:numPr>
                <w:ilvl w:val="0"/>
                <w:numId w:val="4"/>
              </w:numPr>
              <w:spacing w:after="0" w:line="240" w:lineRule="auto"/>
              <w:ind w:left="360" w:hanging="360"/>
              <w:rPr/>
            </w:pPr>
            <w:r w:rsidDel="00000000" w:rsidR="00000000" w:rsidRPr="00000000">
              <w:rPr>
                <w:rFonts w:ascii="Arial Narrow" w:cs="Arial Narrow" w:eastAsia="Arial Narrow" w:hAnsi="Arial Narrow"/>
                <w:rtl w:val="0"/>
              </w:rPr>
              <w:t xml:space="preserve">Attends Grand  </w:t>
            </w:r>
            <w:r w:rsidDel="00000000" w:rsidR="00000000" w:rsidRPr="00000000">
              <w:rPr>
                <w:rtl w:val="0"/>
              </w:rPr>
            </w:r>
          </w:p>
          <w:p w:rsidR="00000000" w:rsidDel="00000000" w:rsidP="00000000" w:rsidRDefault="00000000" w:rsidRPr="00000000" w14:paraId="000000F3">
            <w:pPr>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       Rounds regularly</w:t>
            </w:r>
          </w:p>
          <w:p w:rsidR="00000000" w:rsidDel="00000000" w:rsidP="00000000" w:rsidRDefault="00000000" w:rsidRPr="00000000" w14:paraId="000000F4">
            <w:pPr>
              <w:numPr>
                <w:ilvl w:val="0"/>
                <w:numId w:val="4"/>
              </w:numPr>
              <w:spacing w:after="0" w:lineRule="auto"/>
              <w:ind w:left="360" w:hanging="360"/>
              <w:rPr/>
            </w:pPr>
            <w:r w:rsidDel="00000000" w:rsidR="00000000" w:rsidRPr="00000000">
              <w:rPr>
                <w:rFonts w:ascii="Arial Narrow" w:cs="Arial Narrow" w:eastAsia="Arial Narrow" w:hAnsi="Arial Narrow"/>
                <w:rtl w:val="0"/>
              </w:rPr>
              <w:t xml:space="preserve">Helps support methods to increase well-being, productivity, and efficient processes in the department </w:t>
            </w:r>
            <w:r w:rsidDel="00000000" w:rsidR="00000000" w:rsidRPr="00000000">
              <w:rPr>
                <w:rtl w:val="0"/>
              </w:rPr>
            </w:r>
          </w:p>
          <w:p w:rsidR="00000000" w:rsidDel="00000000" w:rsidP="00000000" w:rsidRDefault="00000000" w:rsidRPr="00000000" w14:paraId="000000F5">
            <w:pPr>
              <w:numPr>
                <w:ilvl w:val="0"/>
                <w:numId w:val="7"/>
              </w:numPr>
              <w:spacing w:after="0" w:lineRule="auto"/>
              <w:ind w:left="360" w:hanging="360"/>
              <w:rPr/>
            </w:pPr>
            <w:r w:rsidDel="00000000" w:rsidR="00000000" w:rsidRPr="00000000">
              <w:rPr>
                <w:rFonts w:ascii="Arial Narrow" w:cs="Arial Narrow" w:eastAsia="Arial Narrow" w:hAnsi="Arial Narrow"/>
                <w:rtl w:val="0"/>
              </w:rPr>
              <w:t xml:space="preserve">Participates in at least two activities per year supported by IEWB</w:t>
            </w:r>
            <w:r w:rsidDel="00000000" w:rsidR="00000000" w:rsidRPr="00000000">
              <w:rPr>
                <w:rtl w:val="0"/>
              </w:rPr>
            </w:r>
          </w:p>
          <w:p w:rsidR="00000000" w:rsidDel="00000000" w:rsidP="00000000" w:rsidRDefault="00000000" w:rsidRPr="00000000" w14:paraId="000000F6">
            <w:pPr>
              <w:numPr>
                <w:ilvl w:val="0"/>
                <w:numId w:val="7"/>
              </w:numPr>
              <w:spacing w:after="0" w:lineRule="auto"/>
              <w:ind w:left="360" w:hanging="360"/>
              <w:rPr/>
            </w:pPr>
            <w:r w:rsidDel="00000000" w:rsidR="00000000" w:rsidRPr="00000000">
              <w:rPr>
                <w:rFonts w:ascii="Arial Narrow" w:cs="Arial Narrow" w:eastAsia="Arial Narrow" w:hAnsi="Arial Narrow"/>
                <w:rtl w:val="0"/>
              </w:rPr>
              <w:t xml:space="preserve">Contributes actively to a positive problem-solving work environment </w:t>
            </w:r>
            <w:r w:rsidDel="00000000" w:rsidR="00000000" w:rsidRPr="00000000">
              <w:rPr>
                <w:rtl w:val="0"/>
              </w:rPr>
            </w:r>
          </w:p>
          <w:p w:rsidR="00000000" w:rsidDel="00000000" w:rsidP="00000000" w:rsidRDefault="00000000" w:rsidRPr="00000000" w14:paraId="000000F7">
            <w:pPr>
              <w:numPr>
                <w:ilvl w:val="0"/>
                <w:numId w:val="7"/>
              </w:numPr>
              <w:spacing w:after="0" w:lineRule="auto"/>
              <w:ind w:left="360" w:hanging="360"/>
              <w:rPr/>
            </w:pPr>
            <w:r w:rsidDel="00000000" w:rsidR="00000000" w:rsidRPr="00000000">
              <w:rPr>
                <w:rFonts w:ascii="Arial Narrow" w:cs="Arial Narrow" w:eastAsia="Arial Narrow" w:hAnsi="Arial Narrow"/>
                <w:rtl w:val="0"/>
              </w:rPr>
              <w:t xml:space="preserve">Seeks and accepts feedback; offers respectful feedback when appropriate</w:t>
            </w:r>
            <w:r w:rsidDel="00000000" w:rsidR="00000000" w:rsidRPr="00000000">
              <w:rPr>
                <w:rtl w:val="0"/>
              </w:rPr>
            </w:r>
          </w:p>
          <w:p w:rsidR="00000000" w:rsidDel="00000000" w:rsidP="00000000" w:rsidRDefault="00000000" w:rsidRPr="00000000" w14:paraId="000000F8">
            <w:pPr>
              <w:numPr>
                <w:ilvl w:val="0"/>
                <w:numId w:val="7"/>
              </w:numPr>
              <w:spacing w:after="0" w:lineRule="auto"/>
              <w:ind w:left="360" w:hanging="360"/>
              <w:rPr/>
            </w:pPr>
            <w:r w:rsidDel="00000000" w:rsidR="00000000" w:rsidRPr="00000000">
              <w:rPr>
                <w:rFonts w:ascii="Arial Narrow" w:cs="Arial Narrow" w:eastAsia="Arial Narrow" w:hAnsi="Arial Narrow"/>
                <w:rtl w:val="0"/>
              </w:rPr>
              <w:t xml:space="preserve">Engages in productive, Crucial Conversations to address conflictual or highly-emotional issues when needed</w:t>
            </w:r>
            <w:r w:rsidDel="00000000" w:rsidR="00000000" w:rsidRPr="00000000">
              <w:rPr>
                <w:rtl w:val="0"/>
              </w:rPr>
            </w:r>
          </w:p>
          <w:p w:rsidR="00000000" w:rsidDel="00000000" w:rsidP="00000000" w:rsidRDefault="00000000" w:rsidRPr="00000000" w14:paraId="000000F9">
            <w:pPr>
              <w:numPr>
                <w:ilvl w:val="0"/>
                <w:numId w:val="7"/>
              </w:numPr>
              <w:spacing w:after="0" w:lineRule="auto"/>
              <w:ind w:left="360" w:hanging="360"/>
              <w:rPr/>
            </w:pPr>
            <w:r w:rsidDel="00000000" w:rsidR="00000000" w:rsidRPr="00000000">
              <w:rPr>
                <w:rFonts w:ascii="Arial Narrow" w:cs="Arial Narrow" w:eastAsia="Arial Narrow" w:hAnsi="Arial Narrow"/>
                <w:rtl w:val="0"/>
              </w:rPr>
              <w:t xml:space="preserve">Manifests personal integrity and high ethical standards </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FA">
            <w:pPr>
              <w:spacing w:after="0" w:lineRule="auto"/>
              <w:ind w:left="0" w:firstLine="0"/>
              <w:rPr/>
            </w:pPr>
            <w:r w:rsidDel="00000000" w:rsidR="00000000" w:rsidRPr="00000000">
              <w:rPr>
                <w:rtl w:val="0"/>
              </w:rPr>
            </w:r>
          </w:p>
          <w:p w:rsidR="00000000" w:rsidDel="00000000" w:rsidP="00000000" w:rsidRDefault="00000000" w:rsidRPr="00000000" w14:paraId="000000FB">
            <w:pPr>
              <w:numPr>
                <w:ilvl w:val="0"/>
                <w:numId w:val="2"/>
              </w:numPr>
              <w:spacing w:after="0" w:lineRule="auto"/>
              <w:ind w:left="360" w:hanging="360"/>
              <w:rPr/>
            </w:pPr>
            <w:r w:rsidDel="00000000" w:rsidR="00000000" w:rsidRPr="00000000">
              <w:rPr>
                <w:rFonts w:ascii="Arial Narrow" w:cs="Arial Narrow" w:eastAsia="Arial Narrow" w:hAnsi="Arial Narrow"/>
                <w:rtl w:val="0"/>
              </w:rPr>
              <w:t xml:space="preserve">Successfully serves in an administrative leadership role</w:t>
            </w:r>
            <w:r w:rsidDel="00000000" w:rsidR="00000000" w:rsidRPr="00000000">
              <w:rPr>
                <w:rtl w:val="0"/>
              </w:rPr>
            </w:r>
          </w:p>
          <w:p w:rsidR="00000000" w:rsidDel="00000000" w:rsidP="00000000" w:rsidRDefault="00000000" w:rsidRPr="00000000" w14:paraId="000000FC">
            <w:pPr>
              <w:numPr>
                <w:ilvl w:val="0"/>
                <w:numId w:val="2"/>
              </w:numPr>
              <w:spacing w:after="0" w:lineRule="auto"/>
              <w:ind w:left="360" w:hanging="360"/>
              <w:rPr/>
            </w:pPr>
            <w:r w:rsidDel="00000000" w:rsidR="00000000" w:rsidRPr="00000000">
              <w:rPr>
                <w:rFonts w:ascii="Arial Narrow" w:cs="Arial Narrow" w:eastAsia="Arial Narrow" w:hAnsi="Arial Narrow"/>
                <w:rtl w:val="0"/>
              </w:rPr>
              <w:t xml:space="preserve">Consistently aims to be highly effective at solving problems, charting new directions, and finding efficient, innovative solutions to organizational needs, even during difficult situations</w:t>
            </w:r>
            <w:r w:rsidDel="00000000" w:rsidR="00000000" w:rsidRPr="00000000">
              <w:rPr>
                <w:rtl w:val="0"/>
              </w:rPr>
            </w:r>
          </w:p>
          <w:p w:rsidR="00000000" w:rsidDel="00000000" w:rsidP="00000000" w:rsidRDefault="00000000" w:rsidRPr="00000000" w14:paraId="000000FD">
            <w:pPr>
              <w:numPr>
                <w:ilvl w:val="0"/>
                <w:numId w:val="2"/>
              </w:numPr>
              <w:spacing w:after="0" w:lineRule="auto"/>
              <w:ind w:left="36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Is consistently an active participant in Faculty Meetings and other department meetings (camera on)</w:t>
            </w:r>
            <w:r w:rsidDel="00000000" w:rsidR="00000000" w:rsidRPr="00000000">
              <w:rPr>
                <w:rtl w:val="0"/>
              </w:rPr>
            </w:r>
          </w:p>
          <w:p w:rsidR="00000000" w:rsidDel="00000000" w:rsidP="00000000" w:rsidRDefault="00000000" w:rsidRPr="00000000" w14:paraId="000000FE">
            <w:pPr>
              <w:numPr>
                <w:ilvl w:val="0"/>
                <w:numId w:val="2"/>
              </w:numPr>
              <w:spacing w:after="0" w:lineRule="auto"/>
              <w:ind w:left="36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Is consistently an active participant at Grand Rounds</w:t>
            </w:r>
            <w:r w:rsidDel="00000000" w:rsidR="00000000" w:rsidRPr="00000000">
              <w:rPr>
                <w:rtl w:val="0"/>
              </w:rPr>
            </w:r>
          </w:p>
          <w:p w:rsidR="00000000" w:rsidDel="00000000" w:rsidP="00000000" w:rsidRDefault="00000000" w:rsidRPr="00000000" w14:paraId="000000FF">
            <w:pPr>
              <w:numPr>
                <w:ilvl w:val="0"/>
                <w:numId w:val="2"/>
              </w:numPr>
              <w:spacing w:after="0" w:lineRule="auto"/>
              <w:ind w:left="360" w:hanging="360"/>
              <w:rPr/>
            </w:pPr>
            <w:r w:rsidDel="00000000" w:rsidR="00000000" w:rsidRPr="00000000">
              <w:rPr>
                <w:rFonts w:ascii="Arial Narrow" w:cs="Arial Narrow" w:eastAsia="Arial Narrow" w:hAnsi="Arial Narrow"/>
                <w:rtl w:val="0"/>
              </w:rPr>
              <w:t xml:space="preserve">Is an active participant in IEWB and/or similar activities </w:t>
            </w:r>
            <w:r w:rsidDel="00000000" w:rsidR="00000000" w:rsidRPr="00000000">
              <w:rPr>
                <w:rtl w:val="0"/>
              </w:rPr>
            </w:r>
          </w:p>
          <w:p w:rsidR="00000000" w:rsidDel="00000000" w:rsidP="00000000" w:rsidRDefault="00000000" w:rsidRPr="00000000" w14:paraId="00000100">
            <w:pPr>
              <w:numPr>
                <w:ilvl w:val="0"/>
                <w:numId w:val="2"/>
              </w:numPr>
              <w:spacing w:after="0" w:lineRule="auto"/>
              <w:ind w:left="360" w:hanging="360"/>
              <w:rPr/>
            </w:pPr>
            <w:r w:rsidDel="00000000" w:rsidR="00000000" w:rsidRPr="00000000">
              <w:rPr>
                <w:rFonts w:ascii="Arial Narrow" w:cs="Arial Narrow" w:eastAsia="Arial Narrow" w:hAnsi="Arial Narrow"/>
                <w:rtl w:val="0"/>
              </w:rPr>
              <w:t xml:space="preserve">Widely recognized for  strong listening skills; frequently seeks to receive and offer feedback with respect, openness, and clarity </w:t>
            </w:r>
            <w:r w:rsidDel="00000000" w:rsidR="00000000" w:rsidRPr="00000000">
              <w:rPr>
                <w:rtl w:val="0"/>
              </w:rPr>
            </w:r>
          </w:p>
          <w:p w:rsidR="00000000" w:rsidDel="00000000" w:rsidP="00000000" w:rsidRDefault="00000000" w:rsidRPr="00000000" w14:paraId="00000101">
            <w:pPr>
              <w:numPr>
                <w:ilvl w:val="0"/>
                <w:numId w:val="2"/>
              </w:numPr>
              <w:spacing w:after="0" w:lineRule="auto"/>
              <w:ind w:left="360" w:hanging="360"/>
              <w:rPr/>
            </w:pPr>
            <w:r w:rsidDel="00000000" w:rsidR="00000000" w:rsidRPr="00000000">
              <w:rPr>
                <w:rFonts w:ascii="Arial Narrow" w:cs="Arial Narrow" w:eastAsia="Arial Narrow" w:hAnsi="Arial Narrow"/>
                <w:rtl w:val="0"/>
              </w:rPr>
              <w:t xml:space="preserve">Proactively engages in growth-promoting, Crucial Conversations that support learning and healthy change</w:t>
            </w:r>
            <w:r w:rsidDel="00000000" w:rsidR="00000000" w:rsidRPr="00000000">
              <w:rPr>
                <w:rtl w:val="0"/>
              </w:rPr>
            </w:r>
          </w:p>
          <w:p w:rsidR="00000000" w:rsidDel="00000000" w:rsidP="00000000" w:rsidRDefault="00000000" w:rsidRPr="00000000" w14:paraId="00000102">
            <w:pPr>
              <w:numPr>
                <w:ilvl w:val="0"/>
                <w:numId w:val="2"/>
              </w:numPr>
              <w:spacing w:after="0" w:lineRule="auto"/>
              <w:ind w:left="360" w:hanging="360"/>
              <w:rPr/>
            </w:pPr>
            <w:r w:rsidDel="00000000" w:rsidR="00000000" w:rsidRPr="00000000">
              <w:rPr>
                <w:rFonts w:ascii="Arial Narrow" w:cs="Arial Narrow" w:eastAsia="Arial Narrow" w:hAnsi="Arial Narrow"/>
                <w:rtl w:val="0"/>
              </w:rPr>
              <w:t xml:space="preserve">Embodies &amp; fosters integrity and the highest ethical  standards in every action; sought out for input during complex or conflictual issues</w:t>
            </w:r>
            <w:r w:rsidDel="00000000" w:rsidR="00000000" w:rsidRPr="00000000">
              <w:rPr>
                <w:rtl w:val="0"/>
              </w:rPr>
            </w:r>
          </w:p>
          <w:p w:rsidR="00000000" w:rsidDel="00000000" w:rsidP="00000000" w:rsidRDefault="00000000" w:rsidRPr="00000000" w14:paraId="00000103">
            <w:pPr>
              <w:ind w:left="0" w:firstLine="0"/>
              <w:rPr/>
            </w:pPr>
            <w:r w:rsidDel="00000000" w:rsidR="00000000" w:rsidRPr="00000000">
              <w:rPr>
                <w:rtl w:val="0"/>
              </w:rPr>
            </w:r>
          </w:p>
        </w:tc>
      </w:tr>
    </w:tbl>
    <w:p w:rsidR="00000000" w:rsidDel="00000000" w:rsidP="00000000" w:rsidRDefault="00000000" w:rsidRPr="00000000" w14:paraId="00000104">
      <w:pPr>
        <w:spacing w:after="0" w:lineRule="auto"/>
        <w:ind w:left="720" w:firstLine="0"/>
        <w:rPr/>
      </w:pPr>
      <w:r w:rsidDel="00000000" w:rsidR="00000000" w:rsidRPr="00000000">
        <w:rPr>
          <w:rtl w:val="0"/>
        </w:rPr>
      </w:r>
    </w:p>
    <w:sectPr>
      <w:headerReference r:id="rId13" w:type="default"/>
      <w:footerReference r:id="rId14" w:type="default"/>
      <w:pgSz w:h="12240" w:w="15840" w:orient="landscape"/>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effrey Wozniak" w:id="1" w:date="2026-03-08T18:16:06Z">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duplicate of an item in column 3. This is probably a column 3 type item and can probably be removed from column 4</w:t>
      </w:r>
    </w:p>
  </w:comment>
  <w:comment w:author="Sophia Vinogradov" w:id="0" w:date="2026-03-06T00:50:53Z">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Kay-- could you please add in here the Education activities that you feel are part of High Satisfactory or Outstanding faculty performance? These would include attending C3, Ed Council, Recruitment interviews and committee work, etc.</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@powel784@umn.edu</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powel784@umn.edu_</w:t>
      </w:r>
    </w:p>
  </w:comment>
  <w:comment w:author="Jeffrey Wozniak" w:id="2" w:date="2026-03-08T18:05:50Z">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little vague and may be subjective in terms of determination.</w:t>
      </w:r>
    </w:p>
  </w:comment>
  <w:comment w:author="Jeffrey Wozniak" w:id="3" w:date="2026-03-08T18:08:20Z">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Having 4 mentees would be be a substantial commitment.  Perhaps clarify what is meant by "mentorship activities"?</w:t>
      </w:r>
    </w:p>
  </w:comment>
  <w:comment w:author="Jeffrey Wozniak" w:id="4" w:date="2026-03-08T18:11:26Z">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meeting standards (ethical, regulatory) for work with patients, families, research</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07" w15:done="0"/>
  <w15:commentEx w15:paraId="0000010A" w15:done="0"/>
  <w15:commentEx w15:paraId="0000010B" w15:done="0"/>
  <w15:commentEx w15:paraId="0000010C" w15:done="0"/>
  <w15:commentEx w15:paraId="0000010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File: Faculty Performance Criteria Table                                                                                                                                                                Rev: </w:t>
    </w:r>
    <w:r w:rsidDel="00000000" w:rsidR="00000000" w:rsidRPr="00000000">
      <w:rPr>
        <w:rtl w:val="0"/>
      </w:rPr>
      <w:t xml:space="preserve">03/02/26</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51421B"/>
    <w:pPr>
      <w:ind w:left="720"/>
      <w:contextualSpacing w:val="1"/>
    </w:pPr>
  </w:style>
  <w:style w:type="paragraph" w:styleId="Header">
    <w:name w:val="header"/>
    <w:basedOn w:val="Normal"/>
    <w:link w:val="HeaderChar"/>
    <w:uiPriority w:val="99"/>
    <w:unhideWhenUsed w:val="1"/>
    <w:rsid w:val="00AE0C26"/>
    <w:pPr>
      <w:tabs>
        <w:tab w:val="center" w:pos="4680"/>
        <w:tab w:val="right" w:pos="9360"/>
      </w:tabs>
      <w:spacing w:after="0" w:line="240" w:lineRule="auto"/>
    </w:pPr>
  </w:style>
  <w:style w:type="character" w:styleId="HeaderChar" w:customStyle="1">
    <w:name w:val="Header Char"/>
    <w:basedOn w:val="DefaultParagraphFont"/>
    <w:link w:val="Header"/>
    <w:uiPriority w:val="99"/>
    <w:rsid w:val="00AE0C26"/>
    <w:rPr>
      <w:rFonts w:ascii="Calibri" w:cs="Calibri" w:eastAsia="Calibri" w:hAnsi="Calibri"/>
    </w:rPr>
  </w:style>
  <w:style w:type="paragraph" w:styleId="Footer">
    <w:name w:val="footer"/>
    <w:basedOn w:val="Normal"/>
    <w:link w:val="FooterChar"/>
    <w:uiPriority w:val="99"/>
    <w:unhideWhenUsed w:val="1"/>
    <w:rsid w:val="00AE0C26"/>
    <w:pPr>
      <w:tabs>
        <w:tab w:val="center" w:pos="4680"/>
        <w:tab w:val="right" w:pos="9360"/>
      </w:tabs>
      <w:spacing w:after="0" w:line="240" w:lineRule="auto"/>
    </w:pPr>
  </w:style>
  <w:style w:type="character" w:styleId="FooterChar" w:customStyle="1">
    <w:name w:val="Footer Char"/>
    <w:basedOn w:val="DefaultParagraphFont"/>
    <w:link w:val="Footer"/>
    <w:uiPriority w:val="99"/>
    <w:rsid w:val="00AE0C26"/>
    <w:rPr>
      <w:rFonts w:ascii="Calibri" w:cs="Calibri" w:eastAsia="Calibri" w:hAnsi="Calibri"/>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google.com/url?q=https://docs.google.com/document/d/1lc1svaVfwFjByZ4o-zPVzyRkHYgkYp_khnpg1QJZfD4/edit&amp;sa=D&amp;source=docs&amp;ust=1697751631054964&amp;usg=AOvVaw1XphraJQKY82u2I5Oxh0qS" TargetMode="External"/><Relationship Id="rId10" Type="http://schemas.openxmlformats.org/officeDocument/2006/relationships/hyperlink" Target="https://www.google.com/url?q=https://docs.google.com/document/d/1lc1svaVfwFjByZ4o-zPVzyRkHYgkYp_khnpg1QJZfD4/edit&amp;sa=D&amp;source=docs&amp;ust=1697751631054964&amp;usg=AOvVaw1XphraJQKY82u2I5Oxh0qS" TargetMode="External"/><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JMC5vYolqLO7kp7tuiL+IfrRAA==">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2020-03-11T22:17:00Z</dcterms:created>
  <dc:creator>Andrew Tylman</dc:creator>
</cp:coreProperties>
</file>